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2B6B7" w14:textId="77777777" w:rsidR="0075107E" w:rsidRDefault="0075107E" w:rsidP="00531C62">
      <w:pPr>
        <w:spacing w:line="360" w:lineRule="auto"/>
        <w:rPr>
          <w:ins w:id="0" w:author="一杰 蒋" w:date="2023-11-06T13:02:00Z"/>
          <w:rFonts w:eastAsia="黑体"/>
          <w:sz w:val="28"/>
          <w:szCs w:val="28"/>
        </w:rPr>
      </w:pPr>
    </w:p>
    <w:p w14:paraId="38888AAF" w14:textId="7CC3ADD9" w:rsidR="005B10AD" w:rsidRPr="00531C62" w:rsidRDefault="005B10AD" w:rsidP="00531C62">
      <w:pPr>
        <w:spacing w:line="360" w:lineRule="auto"/>
        <w:rPr>
          <w:rFonts w:eastAsia="黑体"/>
          <w:sz w:val="28"/>
          <w:szCs w:val="28"/>
        </w:rPr>
      </w:pPr>
      <w:r w:rsidRPr="00531C62">
        <w:rPr>
          <w:rFonts w:eastAsia="黑体"/>
          <w:sz w:val="28"/>
          <w:szCs w:val="28"/>
        </w:rPr>
        <w:t>发明名称：</w:t>
      </w:r>
      <w:r w:rsidR="00DA0B5B" w:rsidRPr="00DA0B5B">
        <w:rPr>
          <w:rFonts w:eastAsia="黑体" w:hint="eastAsia"/>
          <w:sz w:val="28"/>
          <w:szCs w:val="28"/>
        </w:rPr>
        <w:t>一种基于</w:t>
      </w:r>
      <w:r w:rsidR="00DA0B5B" w:rsidRPr="00DA0B5B">
        <w:rPr>
          <w:rFonts w:eastAsia="黑体" w:hint="eastAsia"/>
          <w:sz w:val="28"/>
          <w:szCs w:val="28"/>
        </w:rPr>
        <w:t>Serverless</w:t>
      </w:r>
      <w:r w:rsidR="00DA0B5B" w:rsidRPr="00DA0B5B">
        <w:rPr>
          <w:rFonts w:eastAsia="黑体" w:hint="eastAsia"/>
          <w:sz w:val="28"/>
          <w:szCs w:val="28"/>
        </w:rPr>
        <w:t>的跨平台</w:t>
      </w:r>
      <w:r w:rsidR="00DA0B5B" w:rsidRPr="00DA0B5B">
        <w:rPr>
          <w:rFonts w:eastAsia="黑体" w:hint="eastAsia"/>
          <w:sz w:val="28"/>
          <w:szCs w:val="28"/>
        </w:rPr>
        <w:t>CICD</w:t>
      </w:r>
      <w:r w:rsidR="00DA0B5B" w:rsidRPr="00DA0B5B">
        <w:rPr>
          <w:rFonts w:eastAsia="黑体" w:hint="eastAsia"/>
          <w:sz w:val="28"/>
          <w:szCs w:val="28"/>
        </w:rPr>
        <w:t>系统与实现方法</w:t>
      </w:r>
    </w:p>
    <w:p w14:paraId="693D2D52" w14:textId="77777777" w:rsidR="005B10AD" w:rsidRPr="00531C62" w:rsidRDefault="005B10AD" w:rsidP="00531C62">
      <w:pPr>
        <w:spacing w:line="360" w:lineRule="auto"/>
        <w:rPr>
          <w:rFonts w:eastAsia="黑体"/>
          <w:sz w:val="28"/>
          <w:szCs w:val="28"/>
        </w:rPr>
      </w:pPr>
      <w:r w:rsidRPr="00531C62">
        <w:rPr>
          <w:rFonts w:eastAsia="黑体"/>
          <w:sz w:val="28"/>
          <w:szCs w:val="28"/>
        </w:rPr>
        <w:t>申请类型：</w:t>
      </w:r>
      <w:r w:rsidR="00D24695">
        <w:rPr>
          <w:rFonts w:eastAsia="黑体"/>
          <w:sz w:val="28"/>
          <w:szCs w:val="28"/>
        </w:rPr>
        <w:fldChar w:fldCharType="begin">
          <w:ffData>
            <w:name w:val="选中1"/>
            <w:enabled/>
            <w:calcOnExit w:val="0"/>
            <w:checkBox>
              <w:sizeAuto/>
              <w:default w:val="1"/>
            </w:checkBox>
          </w:ffData>
        </w:fldChar>
      </w:r>
      <w:r w:rsidR="00D24695">
        <w:rPr>
          <w:rFonts w:eastAsia="黑体"/>
          <w:sz w:val="28"/>
          <w:szCs w:val="28"/>
        </w:rPr>
        <w:instrText xml:space="preserve"> FORMCHECKBOX </w:instrText>
      </w:r>
      <w:r w:rsidR="00C30C4E">
        <w:rPr>
          <w:rFonts w:eastAsia="黑体"/>
          <w:sz w:val="28"/>
          <w:szCs w:val="28"/>
        </w:rPr>
      </w:r>
      <w:r w:rsidR="00C30C4E">
        <w:rPr>
          <w:rFonts w:eastAsia="黑体"/>
          <w:sz w:val="28"/>
          <w:szCs w:val="28"/>
        </w:rPr>
        <w:fldChar w:fldCharType="separate"/>
      </w:r>
      <w:r w:rsidR="00D24695">
        <w:rPr>
          <w:rFonts w:eastAsia="黑体"/>
          <w:sz w:val="28"/>
          <w:szCs w:val="28"/>
        </w:rPr>
        <w:fldChar w:fldCharType="end"/>
      </w:r>
      <w:r w:rsidRPr="00531C62">
        <w:rPr>
          <w:rFonts w:eastAsia="黑体"/>
          <w:sz w:val="28"/>
          <w:szCs w:val="28"/>
        </w:rPr>
        <w:t>发明</w:t>
      </w:r>
      <w:r w:rsidR="00D24695">
        <w:rPr>
          <w:rFonts w:eastAsia="黑体" w:hint="eastAsia"/>
          <w:sz w:val="28"/>
          <w:szCs w:val="28"/>
        </w:rPr>
        <w:t xml:space="preserve">    </w:t>
      </w:r>
      <w:r w:rsidR="00D24695">
        <w:rPr>
          <w:rFonts w:eastAsia="黑体"/>
          <w:sz w:val="28"/>
          <w:szCs w:val="28"/>
        </w:rPr>
        <w:fldChar w:fldCharType="begin">
          <w:ffData>
            <w:name w:val=""/>
            <w:enabled/>
            <w:calcOnExit w:val="0"/>
            <w:checkBox>
              <w:sizeAuto/>
              <w:default w:val="0"/>
            </w:checkBox>
          </w:ffData>
        </w:fldChar>
      </w:r>
      <w:r w:rsidR="00D24695">
        <w:rPr>
          <w:rFonts w:eastAsia="黑体"/>
          <w:sz w:val="28"/>
          <w:szCs w:val="28"/>
        </w:rPr>
        <w:instrText xml:space="preserve"> FORMCHECKBOX </w:instrText>
      </w:r>
      <w:r w:rsidR="00C30C4E">
        <w:rPr>
          <w:rFonts w:eastAsia="黑体"/>
          <w:sz w:val="28"/>
          <w:szCs w:val="28"/>
        </w:rPr>
      </w:r>
      <w:r w:rsidR="00C30C4E">
        <w:rPr>
          <w:rFonts w:eastAsia="黑体"/>
          <w:sz w:val="28"/>
          <w:szCs w:val="28"/>
        </w:rPr>
        <w:fldChar w:fldCharType="separate"/>
      </w:r>
      <w:r w:rsidR="00D24695">
        <w:rPr>
          <w:rFonts w:eastAsia="黑体"/>
          <w:sz w:val="28"/>
          <w:szCs w:val="28"/>
        </w:rPr>
        <w:fldChar w:fldCharType="end"/>
      </w:r>
      <w:r w:rsidR="00D24695">
        <w:rPr>
          <w:rFonts w:eastAsia="黑体" w:hint="eastAsia"/>
          <w:sz w:val="28"/>
          <w:szCs w:val="28"/>
        </w:rPr>
        <w:t>实用新型</w:t>
      </w:r>
    </w:p>
    <w:p w14:paraId="6B008325" w14:textId="77777777" w:rsidR="005B10AD" w:rsidRPr="00531C62" w:rsidRDefault="005B10AD" w:rsidP="00531C62">
      <w:pPr>
        <w:spacing w:line="360" w:lineRule="auto"/>
        <w:rPr>
          <w:rFonts w:eastAsia="黑体"/>
          <w:sz w:val="28"/>
          <w:szCs w:val="28"/>
        </w:rPr>
      </w:pPr>
      <w:r w:rsidRPr="00531C62">
        <w:rPr>
          <w:rFonts w:eastAsia="黑体"/>
          <w:sz w:val="28"/>
          <w:szCs w:val="28"/>
        </w:rPr>
        <w:t>申请人：</w:t>
      </w:r>
      <w:r w:rsidR="00DA2809" w:rsidRPr="00DA2809">
        <w:rPr>
          <w:rFonts w:eastAsia="黑体" w:hint="eastAsia"/>
          <w:sz w:val="28"/>
          <w:szCs w:val="28"/>
        </w:rPr>
        <w:t>南京大学</w:t>
      </w:r>
    </w:p>
    <w:p w14:paraId="0DB412EA" w14:textId="77777777" w:rsidR="005B10AD" w:rsidRPr="00531C62" w:rsidRDefault="005B10AD" w:rsidP="00531C62">
      <w:pPr>
        <w:spacing w:line="360" w:lineRule="auto"/>
        <w:rPr>
          <w:rFonts w:eastAsia="黑体"/>
          <w:sz w:val="28"/>
          <w:szCs w:val="28"/>
        </w:rPr>
      </w:pPr>
      <w:r w:rsidRPr="00531C62">
        <w:rPr>
          <w:rFonts w:eastAsia="黑体"/>
          <w:sz w:val="28"/>
          <w:szCs w:val="28"/>
        </w:rPr>
        <w:t>申请人地址：</w:t>
      </w:r>
      <w:r w:rsidR="00DA2809" w:rsidRPr="00DA2809">
        <w:rPr>
          <w:rFonts w:eastAsia="黑体" w:hint="eastAsia"/>
          <w:sz w:val="28"/>
          <w:szCs w:val="28"/>
        </w:rPr>
        <w:t>江苏省南京市栖霞区仙林大道</w:t>
      </w:r>
      <w:r w:rsidR="00DA2809" w:rsidRPr="00DA2809">
        <w:rPr>
          <w:rFonts w:eastAsia="黑体" w:hint="eastAsia"/>
          <w:sz w:val="28"/>
          <w:szCs w:val="28"/>
        </w:rPr>
        <w:t>163</w:t>
      </w:r>
      <w:r w:rsidR="00DA2809" w:rsidRPr="00DA2809">
        <w:rPr>
          <w:rFonts w:eastAsia="黑体" w:hint="eastAsia"/>
          <w:sz w:val="28"/>
          <w:szCs w:val="28"/>
        </w:rPr>
        <w:t>号</w:t>
      </w:r>
    </w:p>
    <w:p w14:paraId="504640D9" w14:textId="77777777" w:rsidR="005B10AD" w:rsidRPr="00531C62" w:rsidRDefault="005B10AD" w:rsidP="00531C62">
      <w:pPr>
        <w:spacing w:line="360" w:lineRule="auto"/>
        <w:rPr>
          <w:rFonts w:eastAsia="黑体"/>
          <w:sz w:val="28"/>
          <w:szCs w:val="28"/>
        </w:rPr>
      </w:pPr>
      <w:r w:rsidRPr="00531C62">
        <w:rPr>
          <w:rFonts w:eastAsia="黑体"/>
          <w:sz w:val="28"/>
          <w:szCs w:val="28"/>
        </w:rPr>
        <w:t>邮编：</w:t>
      </w:r>
      <w:r w:rsidR="00DA2809" w:rsidRPr="00DA2809">
        <w:rPr>
          <w:rFonts w:eastAsia="黑体"/>
          <w:sz w:val="28"/>
          <w:szCs w:val="28"/>
        </w:rPr>
        <w:t>210023</w:t>
      </w:r>
    </w:p>
    <w:p w14:paraId="32329442" w14:textId="77777777" w:rsidR="005B10AD" w:rsidRPr="00531C62" w:rsidRDefault="001770CC" w:rsidP="00531C62">
      <w:pPr>
        <w:spacing w:line="360" w:lineRule="auto"/>
        <w:rPr>
          <w:rFonts w:eastAsia="黑体"/>
          <w:sz w:val="28"/>
          <w:szCs w:val="28"/>
        </w:rPr>
      </w:pPr>
      <w:r>
        <w:rPr>
          <w:rFonts w:eastAsia="黑体" w:hint="eastAsia"/>
          <w:sz w:val="28"/>
          <w:szCs w:val="28"/>
        </w:rPr>
        <w:t>统一</w:t>
      </w:r>
      <w:r w:rsidR="005B10AD" w:rsidRPr="00531C62">
        <w:rPr>
          <w:rFonts w:eastAsia="黑体"/>
          <w:sz w:val="28"/>
          <w:szCs w:val="28"/>
        </w:rPr>
        <w:t>社会信用代码：</w:t>
      </w:r>
      <w:r w:rsidR="00DA2809" w:rsidRPr="00DA2809">
        <w:rPr>
          <w:rFonts w:eastAsia="黑体"/>
          <w:sz w:val="28"/>
          <w:szCs w:val="28"/>
        </w:rPr>
        <w:t>12100000466007458M</w:t>
      </w:r>
    </w:p>
    <w:p w14:paraId="596E7022" w14:textId="55441C7B" w:rsidR="005B10AD" w:rsidRPr="00531C62" w:rsidRDefault="005B10AD" w:rsidP="00531C62">
      <w:pPr>
        <w:spacing w:line="360" w:lineRule="auto"/>
        <w:rPr>
          <w:rFonts w:eastAsia="黑体"/>
          <w:sz w:val="28"/>
          <w:szCs w:val="28"/>
        </w:rPr>
      </w:pPr>
      <w:r w:rsidRPr="00531C62">
        <w:rPr>
          <w:rFonts w:eastAsia="黑体"/>
          <w:sz w:val="28"/>
          <w:szCs w:val="28"/>
        </w:rPr>
        <w:t>发明人</w:t>
      </w:r>
      <w:r w:rsidR="00531C62" w:rsidRPr="00531C62">
        <w:rPr>
          <w:rFonts w:eastAsia="黑体" w:hint="eastAsia"/>
          <w:sz w:val="28"/>
          <w:szCs w:val="28"/>
        </w:rPr>
        <w:t>名单</w:t>
      </w:r>
      <w:r w:rsidRPr="00531C62">
        <w:rPr>
          <w:rFonts w:eastAsia="黑体"/>
          <w:sz w:val="28"/>
          <w:szCs w:val="28"/>
        </w:rPr>
        <w:t>：</w:t>
      </w:r>
      <w:r w:rsidR="00DA0B5B" w:rsidRPr="00317F49">
        <w:rPr>
          <w:rFonts w:eastAsia="黑体" w:hint="eastAsia"/>
          <w:sz w:val="28"/>
          <w:szCs w:val="28"/>
        </w:rPr>
        <w:t>马骏，</w:t>
      </w:r>
      <w:r w:rsidR="00DA0B5B">
        <w:rPr>
          <w:rFonts w:eastAsia="黑体" w:hint="eastAsia"/>
          <w:sz w:val="28"/>
          <w:szCs w:val="28"/>
        </w:rPr>
        <w:t>吴晟昊</w:t>
      </w:r>
      <w:r w:rsidR="00DA0B5B" w:rsidRPr="00317F49">
        <w:rPr>
          <w:rFonts w:eastAsia="黑体" w:hint="eastAsia"/>
          <w:sz w:val="28"/>
          <w:szCs w:val="28"/>
        </w:rPr>
        <w:t>，曹春</w:t>
      </w:r>
    </w:p>
    <w:p w14:paraId="7CD09F1D" w14:textId="7AFA7B2C" w:rsidR="005B10AD" w:rsidRPr="00531C62" w:rsidRDefault="00531C62" w:rsidP="00531C62">
      <w:pPr>
        <w:widowControl/>
        <w:spacing w:line="360" w:lineRule="auto"/>
        <w:jc w:val="left"/>
        <w:rPr>
          <w:rFonts w:eastAsia="黑体"/>
          <w:sz w:val="28"/>
          <w:szCs w:val="28"/>
        </w:rPr>
      </w:pPr>
      <w:r w:rsidRPr="00531C62">
        <w:rPr>
          <w:rFonts w:eastAsia="黑体" w:hint="eastAsia"/>
          <w:sz w:val="28"/>
          <w:szCs w:val="28"/>
        </w:rPr>
        <w:t>发明人名单中</w:t>
      </w:r>
      <w:r w:rsidR="005B10AD" w:rsidRPr="00531C62">
        <w:rPr>
          <w:rFonts w:eastAsia="黑体"/>
          <w:sz w:val="28"/>
          <w:szCs w:val="28"/>
        </w:rPr>
        <w:t>第一发明人身份证号码：</w:t>
      </w:r>
      <w:r w:rsidR="00DA0B5B" w:rsidRPr="00317F49">
        <w:rPr>
          <w:rFonts w:eastAsia="黑体"/>
          <w:sz w:val="28"/>
          <w:szCs w:val="28"/>
        </w:rPr>
        <w:t>520102198009074214</w:t>
      </w:r>
    </w:p>
    <w:p w14:paraId="6A7528C6" w14:textId="77777777" w:rsidR="00826C19" w:rsidRDefault="005B10AD" w:rsidP="00531C62">
      <w:pPr>
        <w:spacing w:line="360" w:lineRule="auto"/>
        <w:rPr>
          <w:rFonts w:eastAsia="黑体"/>
          <w:sz w:val="28"/>
          <w:szCs w:val="28"/>
        </w:rPr>
      </w:pPr>
      <w:r w:rsidRPr="00531C62">
        <w:rPr>
          <w:rFonts w:eastAsia="黑体"/>
          <w:sz w:val="28"/>
          <w:szCs w:val="28"/>
        </w:rPr>
        <w:t>联系人：</w:t>
      </w:r>
      <w:r w:rsidR="002E6B97">
        <w:rPr>
          <w:rFonts w:eastAsia="黑体" w:hint="eastAsia"/>
          <w:sz w:val="28"/>
          <w:szCs w:val="28"/>
        </w:rPr>
        <w:t>曹春</w:t>
      </w:r>
    </w:p>
    <w:p w14:paraId="2BAA1CE8" w14:textId="77777777" w:rsidR="00E06140" w:rsidRDefault="00E06140" w:rsidP="00531C62">
      <w:pPr>
        <w:spacing w:line="360" w:lineRule="auto"/>
        <w:rPr>
          <w:rFonts w:eastAsia="黑体"/>
          <w:sz w:val="28"/>
          <w:szCs w:val="28"/>
        </w:rPr>
      </w:pPr>
      <w:r>
        <w:rPr>
          <w:rFonts w:eastAsia="黑体" w:hint="eastAsia"/>
          <w:sz w:val="28"/>
          <w:szCs w:val="28"/>
        </w:rPr>
        <w:t>提前公布：</w:t>
      </w:r>
      <w:bookmarkStart w:id="1" w:name="选中1"/>
      <w:r w:rsidR="00642BEF">
        <w:rPr>
          <w:rFonts w:eastAsia="黑体"/>
          <w:sz w:val="28"/>
          <w:szCs w:val="28"/>
        </w:rPr>
        <w:fldChar w:fldCharType="begin">
          <w:ffData>
            <w:name w:val="选中1"/>
            <w:enabled/>
            <w:calcOnExit w:val="0"/>
            <w:checkBox>
              <w:sizeAuto/>
              <w:default w:val="1"/>
            </w:checkBox>
          </w:ffData>
        </w:fldChar>
      </w:r>
      <w:r w:rsidR="00642BEF">
        <w:rPr>
          <w:rFonts w:eastAsia="黑体"/>
          <w:sz w:val="28"/>
          <w:szCs w:val="28"/>
        </w:rPr>
        <w:instrText xml:space="preserve"> FORMCHECKBOX </w:instrText>
      </w:r>
      <w:r w:rsidR="00C30C4E">
        <w:rPr>
          <w:rFonts w:eastAsia="黑体"/>
          <w:sz w:val="28"/>
          <w:szCs w:val="28"/>
        </w:rPr>
      </w:r>
      <w:r w:rsidR="00C30C4E">
        <w:rPr>
          <w:rFonts w:eastAsia="黑体"/>
          <w:sz w:val="28"/>
          <w:szCs w:val="28"/>
        </w:rPr>
        <w:fldChar w:fldCharType="separate"/>
      </w:r>
      <w:r w:rsidR="00642BEF">
        <w:rPr>
          <w:rFonts w:eastAsia="黑体"/>
          <w:sz w:val="28"/>
          <w:szCs w:val="28"/>
        </w:rPr>
        <w:fldChar w:fldCharType="end"/>
      </w:r>
      <w:bookmarkEnd w:id="1"/>
      <w:r>
        <w:rPr>
          <w:rFonts w:eastAsia="黑体" w:hint="eastAsia"/>
          <w:sz w:val="28"/>
          <w:szCs w:val="28"/>
        </w:rPr>
        <w:t>请求早日公布该专利申请</w:t>
      </w:r>
      <w:r w:rsidR="00427EF9">
        <w:rPr>
          <w:rFonts w:eastAsia="黑体" w:hint="eastAsia"/>
          <w:sz w:val="28"/>
          <w:szCs w:val="28"/>
        </w:rPr>
        <w:t>，</w:t>
      </w:r>
      <w:r w:rsidR="00384D50">
        <w:rPr>
          <w:rFonts w:eastAsia="黑体"/>
          <w:sz w:val="28"/>
          <w:szCs w:val="28"/>
        </w:rPr>
        <w:fldChar w:fldCharType="begin">
          <w:ffData>
            <w:name w:val="选中1"/>
            <w:enabled/>
            <w:calcOnExit w:val="0"/>
            <w:checkBox>
              <w:sizeAuto/>
              <w:default w:val="1"/>
            </w:checkBox>
          </w:ffData>
        </w:fldChar>
      </w:r>
      <w:r w:rsidR="00384D50">
        <w:rPr>
          <w:rFonts w:eastAsia="黑体"/>
          <w:sz w:val="28"/>
          <w:szCs w:val="28"/>
        </w:rPr>
        <w:instrText xml:space="preserve"> FORMCHECKBOX </w:instrText>
      </w:r>
      <w:r w:rsidR="00C30C4E">
        <w:rPr>
          <w:rFonts w:eastAsia="黑体"/>
          <w:sz w:val="28"/>
          <w:szCs w:val="28"/>
        </w:rPr>
      </w:r>
      <w:r w:rsidR="00C30C4E">
        <w:rPr>
          <w:rFonts w:eastAsia="黑体"/>
          <w:sz w:val="28"/>
          <w:szCs w:val="28"/>
        </w:rPr>
        <w:fldChar w:fldCharType="separate"/>
      </w:r>
      <w:r w:rsidR="00384D50">
        <w:rPr>
          <w:rFonts w:eastAsia="黑体"/>
          <w:sz w:val="28"/>
          <w:szCs w:val="28"/>
        </w:rPr>
        <w:fldChar w:fldCharType="end"/>
      </w:r>
      <w:r w:rsidR="00427EF9">
        <w:rPr>
          <w:rFonts w:eastAsia="黑体" w:hint="eastAsia"/>
          <w:sz w:val="28"/>
          <w:szCs w:val="28"/>
        </w:rPr>
        <w:t>进入实质审查</w:t>
      </w:r>
    </w:p>
    <w:p w14:paraId="3823B61D" w14:textId="77777777" w:rsidR="00504E2F" w:rsidRDefault="00504E2F" w:rsidP="00531C62">
      <w:pPr>
        <w:spacing w:line="360" w:lineRule="auto"/>
        <w:rPr>
          <w:rFonts w:eastAsia="黑体"/>
          <w:sz w:val="28"/>
          <w:szCs w:val="28"/>
        </w:rPr>
      </w:pPr>
      <w:r>
        <w:rPr>
          <w:rFonts w:eastAsia="黑体" w:hint="eastAsia"/>
          <w:sz w:val="28"/>
          <w:szCs w:val="28"/>
        </w:rPr>
        <w:t>代理师：李玉平</w:t>
      </w:r>
      <w:r>
        <w:rPr>
          <w:rFonts w:eastAsia="黑体" w:hint="eastAsia"/>
          <w:sz w:val="28"/>
          <w:szCs w:val="28"/>
        </w:rPr>
        <w:t xml:space="preserve"> 15252466729</w:t>
      </w:r>
      <w:r>
        <w:rPr>
          <w:rFonts w:eastAsia="黑体" w:hint="eastAsia"/>
          <w:sz w:val="28"/>
          <w:szCs w:val="28"/>
        </w:rPr>
        <w:t>，</w:t>
      </w:r>
      <w:r w:rsidR="00403376" w:rsidRPr="00403376">
        <w:rPr>
          <w:rFonts w:eastAsia="黑体" w:hint="eastAsia"/>
          <w:sz w:val="28"/>
          <w:szCs w:val="28"/>
        </w:rPr>
        <w:t>lyping_08@163.com</w:t>
      </w:r>
    </w:p>
    <w:p w14:paraId="4D0E5B77" w14:textId="77777777" w:rsidR="00403376" w:rsidRDefault="00403376" w:rsidP="00531C62">
      <w:pPr>
        <w:spacing w:line="360" w:lineRule="auto"/>
        <w:rPr>
          <w:rFonts w:eastAsia="黑体"/>
          <w:sz w:val="28"/>
          <w:szCs w:val="28"/>
        </w:rPr>
      </w:pPr>
      <w:r>
        <w:rPr>
          <w:rFonts w:eastAsia="黑体" w:hint="eastAsia"/>
          <w:sz w:val="28"/>
          <w:szCs w:val="28"/>
        </w:rPr>
        <w:t>代理机构：</w:t>
      </w:r>
      <w:r w:rsidRPr="00DE6A32">
        <w:rPr>
          <w:rFonts w:eastAsia="黑体" w:hint="eastAsia"/>
          <w:sz w:val="28"/>
          <w:szCs w:val="28"/>
        </w:rPr>
        <w:t>南京乐羽知行专利代理事务所（普通合伙）</w:t>
      </w:r>
    </w:p>
    <w:p w14:paraId="3AD7B168" w14:textId="77777777" w:rsidR="00E06140" w:rsidRPr="00531C62" w:rsidRDefault="00E06140" w:rsidP="00531C62">
      <w:pPr>
        <w:spacing w:line="360" w:lineRule="auto"/>
        <w:rPr>
          <w:sz w:val="28"/>
          <w:szCs w:val="28"/>
        </w:rPr>
        <w:sectPr w:rsidR="00E06140" w:rsidRPr="00531C62">
          <w:headerReference w:type="default" r:id="rId8"/>
          <w:footerReference w:type="default" r:id="rId9"/>
          <w:pgSz w:w="11906" w:h="16838" w:code="9"/>
          <w:pgMar w:top="1361" w:right="851" w:bottom="851" w:left="1418" w:header="794" w:footer="113" w:gutter="0"/>
          <w:cols w:space="425"/>
          <w:docGrid w:type="lines" w:linePitch="312"/>
        </w:sectPr>
      </w:pPr>
    </w:p>
    <w:p w14:paraId="7FBDC010" w14:textId="3C79953E" w:rsidR="00C903A7" w:rsidRPr="00781501" w:rsidRDefault="00DA0B5B" w:rsidP="00AD60DC">
      <w:pPr>
        <w:spacing w:line="360" w:lineRule="auto"/>
        <w:ind w:firstLineChars="200" w:firstLine="480"/>
        <w:rPr>
          <w:sz w:val="24"/>
          <w:szCs w:val="24"/>
        </w:rPr>
        <w:sectPr w:rsidR="00C903A7" w:rsidRPr="00781501">
          <w:headerReference w:type="default" r:id="rId10"/>
          <w:footerReference w:type="default" r:id="rId11"/>
          <w:pgSz w:w="11906" w:h="16838" w:code="9"/>
          <w:pgMar w:top="1361" w:right="851" w:bottom="851" w:left="1418" w:header="794" w:footer="113" w:gutter="0"/>
          <w:cols w:space="425"/>
          <w:docGrid w:type="lines" w:linePitch="312"/>
        </w:sectPr>
      </w:pPr>
      <w:r w:rsidRPr="00DA0B5B">
        <w:rPr>
          <w:rFonts w:hint="eastAsia"/>
          <w:sz w:val="24"/>
          <w:szCs w:val="24"/>
        </w:rPr>
        <w:lastRenderedPageBreak/>
        <w:t>本发明公开了一种基于</w:t>
      </w:r>
      <w:r w:rsidRPr="00DA0B5B">
        <w:rPr>
          <w:rFonts w:hint="eastAsia"/>
          <w:sz w:val="24"/>
          <w:szCs w:val="24"/>
        </w:rPr>
        <w:t>Serverless</w:t>
      </w:r>
      <w:r w:rsidRPr="00DA0B5B">
        <w:rPr>
          <w:rFonts w:hint="eastAsia"/>
          <w:sz w:val="24"/>
          <w:szCs w:val="24"/>
        </w:rPr>
        <w:t>的跨平台</w:t>
      </w:r>
      <w:r w:rsidRPr="00DA0B5B">
        <w:rPr>
          <w:rFonts w:hint="eastAsia"/>
          <w:sz w:val="24"/>
          <w:szCs w:val="24"/>
        </w:rPr>
        <w:t>CICD</w:t>
      </w:r>
      <w:r w:rsidRPr="00DA0B5B">
        <w:rPr>
          <w:rFonts w:hint="eastAsia"/>
          <w:sz w:val="24"/>
          <w:szCs w:val="24"/>
        </w:rPr>
        <w:t>系统与实现方法，涉及软件工程和云计算技术领域，所述系统包括：配置描述方法、配置转换器、平台适配器以及</w:t>
      </w:r>
      <w:r w:rsidRPr="00DA0B5B">
        <w:rPr>
          <w:rFonts w:hint="eastAsia"/>
          <w:sz w:val="24"/>
          <w:szCs w:val="24"/>
        </w:rPr>
        <w:t>Serverless</w:t>
      </w:r>
      <w:r w:rsidRPr="00DA0B5B">
        <w:rPr>
          <w:rFonts w:hint="eastAsia"/>
          <w:sz w:val="24"/>
          <w:szCs w:val="24"/>
        </w:rPr>
        <w:t>执行器；配置描述方法定义了描述</w:t>
      </w:r>
      <w:r w:rsidRPr="00DA0B5B">
        <w:rPr>
          <w:rFonts w:hint="eastAsia"/>
          <w:sz w:val="24"/>
          <w:szCs w:val="24"/>
        </w:rPr>
        <w:t>CICD</w:t>
      </w:r>
      <w:r w:rsidRPr="00DA0B5B">
        <w:rPr>
          <w:rFonts w:hint="eastAsia"/>
          <w:sz w:val="24"/>
          <w:szCs w:val="24"/>
        </w:rPr>
        <w:t>的跨平台领域特定语言（</w:t>
      </w:r>
      <w:r w:rsidRPr="00DA0B5B">
        <w:rPr>
          <w:rFonts w:hint="eastAsia"/>
          <w:sz w:val="24"/>
          <w:szCs w:val="24"/>
        </w:rPr>
        <w:t>DSL</w:t>
      </w:r>
      <w:r w:rsidRPr="00DA0B5B">
        <w:rPr>
          <w:rFonts w:hint="eastAsia"/>
          <w:sz w:val="24"/>
          <w:szCs w:val="24"/>
        </w:rPr>
        <w:t>），支持描述环境变量、阶段、任务和触发条件等</w:t>
      </w:r>
      <w:r w:rsidRPr="00DA0B5B">
        <w:rPr>
          <w:rFonts w:hint="eastAsia"/>
          <w:sz w:val="24"/>
          <w:szCs w:val="24"/>
        </w:rPr>
        <w:t>CICD</w:t>
      </w:r>
      <w:r w:rsidRPr="00DA0B5B">
        <w:rPr>
          <w:rFonts w:hint="eastAsia"/>
          <w:sz w:val="24"/>
          <w:szCs w:val="24"/>
        </w:rPr>
        <w:t>流程的核心概念；配置转换器实现从统一描述到特定</w:t>
      </w:r>
      <w:r w:rsidRPr="00DA0B5B">
        <w:rPr>
          <w:rFonts w:hint="eastAsia"/>
          <w:sz w:val="24"/>
          <w:szCs w:val="24"/>
        </w:rPr>
        <w:t>CICD</w:t>
      </w:r>
      <w:r w:rsidRPr="00DA0B5B">
        <w:rPr>
          <w:rFonts w:hint="eastAsia"/>
          <w:sz w:val="24"/>
          <w:szCs w:val="24"/>
        </w:rPr>
        <w:t>平台配置的转换逻辑，支持主流</w:t>
      </w:r>
      <w:r w:rsidRPr="00DA0B5B">
        <w:rPr>
          <w:rFonts w:hint="eastAsia"/>
          <w:sz w:val="24"/>
          <w:szCs w:val="24"/>
        </w:rPr>
        <w:t>CICD</w:t>
      </w:r>
      <w:r w:rsidRPr="00DA0B5B">
        <w:rPr>
          <w:rFonts w:hint="eastAsia"/>
          <w:sz w:val="24"/>
          <w:szCs w:val="24"/>
        </w:rPr>
        <w:t>平台，并提供扩展接口以适配新增平台；平台相关适配器负责利用</w:t>
      </w:r>
      <w:r w:rsidRPr="00DA0B5B">
        <w:rPr>
          <w:rFonts w:hint="eastAsia"/>
          <w:sz w:val="24"/>
          <w:szCs w:val="24"/>
        </w:rPr>
        <w:t>CICD</w:t>
      </w:r>
      <w:r w:rsidRPr="00DA0B5B">
        <w:rPr>
          <w:rFonts w:hint="eastAsia"/>
          <w:sz w:val="24"/>
          <w:szCs w:val="24"/>
        </w:rPr>
        <w:t>平台提供的接口存储状态和调用</w:t>
      </w:r>
      <w:r w:rsidRPr="00DA0B5B">
        <w:rPr>
          <w:rFonts w:hint="eastAsia"/>
          <w:sz w:val="24"/>
          <w:szCs w:val="24"/>
        </w:rPr>
        <w:t>Serverless</w:t>
      </w:r>
      <w:r w:rsidRPr="00DA0B5B">
        <w:rPr>
          <w:rFonts w:hint="eastAsia"/>
          <w:sz w:val="24"/>
          <w:szCs w:val="24"/>
        </w:rPr>
        <w:t>执行器；</w:t>
      </w:r>
      <w:r w:rsidRPr="00DA0B5B">
        <w:rPr>
          <w:rFonts w:hint="eastAsia"/>
          <w:sz w:val="24"/>
          <w:szCs w:val="24"/>
        </w:rPr>
        <w:t>Serverless</w:t>
      </w:r>
      <w:r w:rsidRPr="00DA0B5B">
        <w:rPr>
          <w:rFonts w:hint="eastAsia"/>
          <w:sz w:val="24"/>
          <w:szCs w:val="24"/>
        </w:rPr>
        <w:t>执行器则在无状态环境中，根据统一配置模型和适配器传入的参数执行</w:t>
      </w:r>
      <w:r w:rsidRPr="00DA0B5B">
        <w:rPr>
          <w:rFonts w:hint="eastAsia"/>
          <w:sz w:val="24"/>
          <w:szCs w:val="24"/>
        </w:rPr>
        <w:t>CICD</w:t>
      </w:r>
      <w:r w:rsidRPr="00DA0B5B">
        <w:rPr>
          <w:rFonts w:hint="eastAsia"/>
          <w:sz w:val="24"/>
          <w:szCs w:val="24"/>
        </w:rPr>
        <w:t>任务；通过本发明，可实现平台无关、可扩展、低成本的</w:t>
      </w:r>
      <w:r w:rsidRPr="00DA0B5B">
        <w:rPr>
          <w:rFonts w:hint="eastAsia"/>
          <w:sz w:val="24"/>
          <w:szCs w:val="24"/>
        </w:rPr>
        <w:t>CICD</w:t>
      </w:r>
      <w:r w:rsidRPr="00DA0B5B">
        <w:rPr>
          <w:rFonts w:hint="eastAsia"/>
          <w:sz w:val="24"/>
          <w:szCs w:val="24"/>
        </w:rPr>
        <w:t>过程。</w:t>
      </w:r>
    </w:p>
    <w:p w14:paraId="2D7E2B7C" w14:textId="77777777" w:rsidR="00A15DD2" w:rsidRPr="00781501" w:rsidRDefault="00A15DD2" w:rsidP="00804A81">
      <w:pPr>
        <w:adjustRightInd w:val="0"/>
        <w:snapToGrid w:val="0"/>
        <w:spacing w:line="360" w:lineRule="auto"/>
      </w:pPr>
    </w:p>
    <w:p w14:paraId="13018C09" w14:textId="35835729" w:rsidR="00A15DD2" w:rsidRPr="00CE4851" w:rsidRDefault="00DA0B5B" w:rsidP="00804A81">
      <w:pPr>
        <w:spacing w:before="60" w:line="360" w:lineRule="auto"/>
        <w:rPr>
          <w:rFonts w:hint="eastAsia"/>
          <w:sz w:val="24"/>
          <w:szCs w:val="24"/>
        </w:rPr>
      </w:pPr>
      <w:r w:rsidRPr="00DB2C5D">
        <w:rPr>
          <w:rFonts w:hint="eastAsia"/>
          <w:sz w:val="24"/>
          <w:szCs w:val="24"/>
        </w:rPr>
        <w:t>指定图</w:t>
      </w:r>
      <w:r>
        <w:rPr>
          <w:rFonts w:hint="eastAsia"/>
          <w:sz w:val="24"/>
          <w:szCs w:val="24"/>
        </w:rPr>
        <w:t>1</w:t>
      </w:r>
      <w:r w:rsidRPr="00DB2C5D">
        <w:rPr>
          <w:rFonts w:hint="eastAsia"/>
          <w:sz w:val="24"/>
          <w:szCs w:val="24"/>
        </w:rPr>
        <w:t>为摘要附图</w:t>
      </w:r>
    </w:p>
    <w:p w14:paraId="3D65F87B" w14:textId="77777777" w:rsidR="00A15DD2" w:rsidRPr="00781501" w:rsidRDefault="00A15DD2" w:rsidP="00804A81">
      <w:pPr>
        <w:spacing w:before="60" w:line="360" w:lineRule="auto"/>
      </w:pPr>
    </w:p>
    <w:p w14:paraId="0BFA5DE7" w14:textId="77777777" w:rsidR="00A15DD2" w:rsidRPr="00781501" w:rsidRDefault="00A15DD2" w:rsidP="00804A81">
      <w:pPr>
        <w:spacing w:before="60" w:line="360" w:lineRule="auto"/>
        <w:sectPr w:rsidR="00A15DD2" w:rsidRPr="00781501">
          <w:headerReference w:type="default" r:id="rId12"/>
          <w:footerReference w:type="default" r:id="rId13"/>
          <w:pgSz w:w="11906" w:h="16838" w:code="9"/>
          <w:pgMar w:top="1361" w:right="851" w:bottom="851" w:left="1418" w:header="794" w:footer="113" w:gutter="0"/>
          <w:cols w:space="425"/>
          <w:docGrid w:type="lines" w:linePitch="312"/>
        </w:sectPr>
      </w:pPr>
    </w:p>
    <w:p w14:paraId="79527C4F" w14:textId="2816E40F" w:rsidR="00FF5B74" w:rsidRPr="00FF5B74" w:rsidRDefault="00FF5B74" w:rsidP="00FF5B74">
      <w:pPr>
        <w:pStyle w:val="15221"/>
        <w:ind w:firstLine="480"/>
        <w:rPr>
          <w:rFonts w:ascii="Times New Roman" w:hAnsi="Times New Roman" w:cs="Times New Roman"/>
        </w:rPr>
      </w:pPr>
      <w:r w:rsidRPr="00FE697D">
        <w:rPr>
          <w:rFonts w:ascii="Times New Roman" w:hAnsi="Times New Roman" w:cs="Times New Roman"/>
        </w:rPr>
        <w:lastRenderedPageBreak/>
        <w:t>1.</w:t>
      </w:r>
      <w:r>
        <w:rPr>
          <w:rFonts w:ascii="Times New Roman" w:hAnsi="Times New Roman" w:cs="Times New Roman"/>
        </w:rPr>
        <w:t xml:space="preserve"> </w:t>
      </w:r>
      <w:r w:rsidRPr="00FF5B74">
        <w:rPr>
          <w:rFonts w:ascii="Times New Roman" w:hAnsi="Times New Roman" w:cs="Times New Roman"/>
        </w:rPr>
        <w:t>一种基于</w:t>
      </w:r>
      <w:r w:rsidRPr="00FF5B74">
        <w:rPr>
          <w:rFonts w:ascii="Times New Roman" w:hAnsi="Times New Roman" w:cs="Times New Roman"/>
        </w:rPr>
        <w:t>Serverless</w:t>
      </w:r>
      <w:r w:rsidRPr="00FF5B74">
        <w:rPr>
          <w:rFonts w:ascii="Times New Roman" w:hAnsi="Times New Roman" w:cs="Times New Roman"/>
        </w:rPr>
        <w:t>的跨平台</w:t>
      </w:r>
      <w:r w:rsidRPr="00FF5B74">
        <w:rPr>
          <w:rFonts w:ascii="Times New Roman" w:hAnsi="Times New Roman" w:cs="Times New Roman"/>
        </w:rPr>
        <w:t>CICD</w:t>
      </w:r>
      <w:r w:rsidRPr="00FF5B74">
        <w:rPr>
          <w:rFonts w:ascii="Times New Roman" w:hAnsi="Times New Roman" w:cs="Times New Roman"/>
        </w:rPr>
        <w:t>系统与实现方法，其特征在于：</w:t>
      </w:r>
    </w:p>
    <w:p w14:paraId="6C77DD94" w14:textId="77777777" w:rsidR="00FF5B74" w:rsidRPr="00FF5B74" w:rsidRDefault="00FF5B74" w:rsidP="00FF5B74">
      <w:pPr>
        <w:pStyle w:val="15221"/>
        <w:ind w:firstLine="480"/>
        <w:rPr>
          <w:rFonts w:ascii="Times New Roman" w:hAnsi="Times New Roman" w:cs="Times New Roman"/>
        </w:rPr>
      </w:pPr>
      <w:r w:rsidRPr="00FF5B74">
        <w:rPr>
          <w:rFonts w:ascii="Times New Roman" w:hAnsi="Times New Roman" w:cs="Times New Roman"/>
        </w:rPr>
        <w:t>其包括：配置描述方法、配置转换器、平台适配器以及</w:t>
      </w:r>
      <w:r w:rsidRPr="00FF5B74">
        <w:rPr>
          <w:rFonts w:ascii="Times New Roman" w:hAnsi="Times New Roman" w:cs="Times New Roman"/>
        </w:rPr>
        <w:t>Serverless</w:t>
      </w:r>
      <w:r w:rsidRPr="00FF5B74">
        <w:rPr>
          <w:rFonts w:ascii="Times New Roman" w:hAnsi="Times New Roman" w:cs="Times New Roman"/>
        </w:rPr>
        <w:t>执行器四个部分；</w:t>
      </w:r>
    </w:p>
    <w:p w14:paraId="4D7C72C5" w14:textId="1CDC1101" w:rsidR="00FF5B74" w:rsidRPr="00FF5B74" w:rsidRDefault="00FF5B74" w:rsidP="00FF5B74">
      <w:pPr>
        <w:pStyle w:val="15221"/>
        <w:ind w:firstLine="480"/>
        <w:rPr>
          <w:rFonts w:ascii="Times New Roman" w:hAnsi="Times New Roman" w:cs="Times New Roman"/>
        </w:rPr>
      </w:pPr>
      <w:r w:rsidRPr="00FF5B74">
        <w:rPr>
          <w:rFonts w:ascii="Times New Roman" w:hAnsi="Times New Roman" w:cs="Times New Roman"/>
        </w:rPr>
        <w:t>1</w:t>
      </w:r>
      <w:r w:rsidRPr="00FE697D">
        <w:rPr>
          <w:rFonts w:ascii="Times New Roman" w:hAnsi="Times New Roman" w:cs="Times New Roman" w:hint="eastAsia"/>
        </w:rPr>
        <w:t>）</w:t>
      </w:r>
      <w:r w:rsidRPr="00FF5B74">
        <w:rPr>
          <w:rFonts w:ascii="Times New Roman" w:hAnsi="Times New Roman" w:cs="Times New Roman"/>
        </w:rPr>
        <w:t>配置描述方法，采用统一的领域特定语言（</w:t>
      </w:r>
      <w:r w:rsidRPr="00FF5B74">
        <w:rPr>
          <w:rFonts w:ascii="Times New Roman" w:hAnsi="Times New Roman" w:cs="Times New Roman"/>
        </w:rPr>
        <w:t>DSL</w:t>
      </w:r>
      <w:r w:rsidRPr="00FF5B74">
        <w:rPr>
          <w:rFonts w:ascii="Times New Roman" w:hAnsi="Times New Roman" w:cs="Times New Roman"/>
        </w:rPr>
        <w:t>）来描述</w:t>
      </w:r>
      <w:r w:rsidRPr="00FF5B74">
        <w:rPr>
          <w:rFonts w:ascii="Times New Roman" w:hAnsi="Times New Roman" w:cs="Times New Roman"/>
        </w:rPr>
        <w:t>CICD</w:t>
      </w:r>
      <w:r w:rsidRPr="00FF5B74">
        <w:rPr>
          <w:rFonts w:ascii="Times New Roman" w:hAnsi="Times New Roman" w:cs="Times New Roman"/>
        </w:rPr>
        <w:t>的常见特征，支持</w:t>
      </w:r>
      <w:r w:rsidRPr="00FF5B74">
        <w:rPr>
          <w:rFonts w:ascii="Times New Roman" w:hAnsi="Times New Roman" w:cs="Times New Roman"/>
        </w:rPr>
        <w:t>CICD</w:t>
      </w:r>
      <w:r w:rsidRPr="00FF5B74">
        <w:rPr>
          <w:rFonts w:ascii="Times New Roman" w:hAnsi="Times New Roman" w:cs="Times New Roman"/>
        </w:rPr>
        <w:t>流程的核心基本概念；</w:t>
      </w:r>
    </w:p>
    <w:p w14:paraId="3A4BE115" w14:textId="5B4A2EF1" w:rsidR="00FF5B74" w:rsidRPr="00FF5B74" w:rsidRDefault="00FF5B74" w:rsidP="00FF5B74">
      <w:pPr>
        <w:pStyle w:val="15221"/>
        <w:ind w:firstLine="480"/>
        <w:rPr>
          <w:rFonts w:ascii="Times New Roman" w:hAnsi="Times New Roman" w:cs="Times New Roman"/>
        </w:rPr>
      </w:pPr>
      <w:r w:rsidRPr="00FF5B74">
        <w:rPr>
          <w:rFonts w:ascii="Times New Roman" w:hAnsi="Times New Roman" w:cs="Times New Roman"/>
        </w:rPr>
        <w:t>2</w:t>
      </w:r>
      <w:r w:rsidRPr="00FE697D">
        <w:rPr>
          <w:rFonts w:ascii="Times New Roman" w:hAnsi="Times New Roman" w:cs="Times New Roman" w:hint="eastAsia"/>
        </w:rPr>
        <w:t>）</w:t>
      </w:r>
      <w:r w:rsidRPr="00FF5B74">
        <w:rPr>
          <w:rFonts w:ascii="Times New Roman" w:hAnsi="Times New Roman" w:cs="Times New Roman"/>
        </w:rPr>
        <w:t>配置转换器，能够将上述统一描述转换为特定</w:t>
      </w:r>
      <w:r w:rsidRPr="00FF5B74">
        <w:rPr>
          <w:rFonts w:ascii="Times New Roman" w:hAnsi="Times New Roman" w:cs="Times New Roman"/>
        </w:rPr>
        <w:t>CICD</w:t>
      </w:r>
      <w:r w:rsidRPr="00FF5B74">
        <w:rPr>
          <w:rFonts w:ascii="Times New Roman" w:hAnsi="Times New Roman" w:cs="Times New Roman"/>
        </w:rPr>
        <w:t>平台的配置，支持主流</w:t>
      </w:r>
      <w:r w:rsidRPr="00FF5B74">
        <w:rPr>
          <w:rFonts w:ascii="Times New Roman" w:hAnsi="Times New Roman" w:cs="Times New Roman"/>
        </w:rPr>
        <w:t>CICD</w:t>
      </w:r>
      <w:r w:rsidRPr="00FF5B74">
        <w:rPr>
          <w:rFonts w:ascii="Times New Roman" w:hAnsi="Times New Roman" w:cs="Times New Roman"/>
        </w:rPr>
        <w:t>平台，并提供扩展接口以支持新增平台适配；</w:t>
      </w:r>
    </w:p>
    <w:p w14:paraId="0C06C397" w14:textId="7D0DD881" w:rsidR="00FF5B74" w:rsidRPr="00FF5B74" w:rsidRDefault="00FF5B74" w:rsidP="00FF5B74">
      <w:pPr>
        <w:pStyle w:val="15221"/>
        <w:ind w:firstLine="480"/>
        <w:rPr>
          <w:rFonts w:ascii="Times New Roman" w:hAnsi="Times New Roman" w:cs="Times New Roman"/>
        </w:rPr>
      </w:pPr>
      <w:r w:rsidRPr="00FF5B74">
        <w:rPr>
          <w:rFonts w:ascii="Times New Roman" w:hAnsi="Times New Roman" w:cs="Times New Roman"/>
        </w:rPr>
        <w:t>3</w:t>
      </w:r>
      <w:r w:rsidRPr="00FE697D">
        <w:rPr>
          <w:rFonts w:ascii="Times New Roman" w:hAnsi="Times New Roman" w:cs="Times New Roman" w:hint="eastAsia"/>
        </w:rPr>
        <w:t>）</w:t>
      </w:r>
      <w:r w:rsidRPr="00FF5B74">
        <w:rPr>
          <w:rFonts w:ascii="Times New Roman" w:hAnsi="Times New Roman" w:cs="Times New Roman"/>
        </w:rPr>
        <w:t>平台适配器负责利用</w:t>
      </w:r>
      <w:r w:rsidRPr="00FF5B74">
        <w:rPr>
          <w:rFonts w:ascii="Times New Roman" w:hAnsi="Times New Roman" w:cs="Times New Roman"/>
        </w:rPr>
        <w:t>CICD</w:t>
      </w:r>
      <w:r w:rsidRPr="00FF5B74">
        <w:rPr>
          <w:rFonts w:ascii="Times New Roman" w:hAnsi="Times New Roman" w:cs="Times New Roman"/>
        </w:rPr>
        <w:t>提供的接口存储状态和调用</w:t>
      </w:r>
      <w:r w:rsidRPr="00FF5B74">
        <w:rPr>
          <w:rFonts w:ascii="Times New Roman" w:hAnsi="Times New Roman" w:cs="Times New Roman"/>
        </w:rPr>
        <w:t>Serverless</w:t>
      </w:r>
      <w:r w:rsidRPr="00FF5B74">
        <w:rPr>
          <w:rFonts w:ascii="Times New Roman" w:hAnsi="Times New Roman" w:cs="Times New Roman"/>
        </w:rPr>
        <w:t>执行器；</w:t>
      </w:r>
    </w:p>
    <w:p w14:paraId="7A8A2CFA" w14:textId="5BE022A8" w:rsidR="00FF5B74" w:rsidRPr="00FF5B74" w:rsidRDefault="00FF5B74" w:rsidP="00FF5B74">
      <w:pPr>
        <w:pStyle w:val="15221"/>
        <w:ind w:firstLine="480"/>
        <w:rPr>
          <w:rFonts w:ascii="Times New Roman" w:hAnsi="Times New Roman" w:cs="Times New Roman"/>
        </w:rPr>
      </w:pPr>
      <w:r w:rsidRPr="00FF5B74">
        <w:rPr>
          <w:rFonts w:ascii="Times New Roman" w:hAnsi="Times New Roman" w:cs="Times New Roman"/>
        </w:rPr>
        <w:t>4</w:t>
      </w:r>
      <w:r w:rsidRPr="00FE697D">
        <w:rPr>
          <w:rFonts w:ascii="Times New Roman" w:hAnsi="Times New Roman" w:cs="Times New Roman" w:hint="eastAsia"/>
        </w:rPr>
        <w:t>）</w:t>
      </w:r>
      <w:r w:rsidRPr="00FF5B74">
        <w:rPr>
          <w:rFonts w:ascii="Times New Roman" w:hAnsi="Times New Roman" w:cs="Times New Roman"/>
        </w:rPr>
        <w:t>Serverless</w:t>
      </w:r>
      <w:r w:rsidRPr="00FF5B74">
        <w:rPr>
          <w:rFonts w:ascii="Times New Roman" w:hAnsi="Times New Roman" w:cs="Times New Roman"/>
        </w:rPr>
        <w:t>执行器，负责根据统一配置模型和适配器传入的参数，在</w:t>
      </w:r>
      <w:r w:rsidRPr="00FF5B74">
        <w:rPr>
          <w:rFonts w:ascii="Times New Roman" w:hAnsi="Times New Roman" w:cs="Times New Roman"/>
        </w:rPr>
        <w:t>Serverless</w:t>
      </w:r>
      <w:r w:rsidRPr="00FF5B74">
        <w:rPr>
          <w:rFonts w:ascii="Times New Roman" w:hAnsi="Times New Roman" w:cs="Times New Roman"/>
        </w:rPr>
        <w:t>平台上执行</w:t>
      </w:r>
      <w:r w:rsidRPr="00FF5B74">
        <w:rPr>
          <w:rFonts w:ascii="Times New Roman" w:hAnsi="Times New Roman" w:cs="Times New Roman"/>
        </w:rPr>
        <w:t>CICD</w:t>
      </w:r>
      <w:r w:rsidRPr="00FF5B74">
        <w:rPr>
          <w:rFonts w:ascii="Times New Roman" w:hAnsi="Times New Roman" w:cs="Times New Roman"/>
        </w:rPr>
        <w:t>任务。</w:t>
      </w:r>
    </w:p>
    <w:p w14:paraId="21EC6AB5" w14:textId="0C5BE52C" w:rsidR="00FF5B74" w:rsidRPr="00FF5B74" w:rsidRDefault="00FF5B74" w:rsidP="00FF5B74">
      <w:pPr>
        <w:pStyle w:val="15221"/>
        <w:ind w:firstLine="480"/>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 xml:space="preserve">. </w:t>
      </w:r>
      <w:r w:rsidRPr="00FF5B74">
        <w:rPr>
          <w:rFonts w:ascii="Times New Roman" w:hAnsi="Times New Roman" w:cs="Times New Roman"/>
        </w:rPr>
        <w:t>根据权利要求</w:t>
      </w:r>
      <w:r w:rsidRPr="00FF5B74">
        <w:rPr>
          <w:rFonts w:ascii="Times New Roman" w:hAnsi="Times New Roman" w:cs="Times New Roman"/>
        </w:rPr>
        <w:t>1</w:t>
      </w:r>
      <w:r w:rsidRPr="00FF5B74">
        <w:rPr>
          <w:rFonts w:ascii="Times New Roman" w:hAnsi="Times New Roman" w:cs="Times New Roman"/>
        </w:rPr>
        <w:t>所述的基于</w:t>
      </w:r>
      <w:r w:rsidRPr="00FF5B74">
        <w:rPr>
          <w:rFonts w:ascii="Times New Roman" w:hAnsi="Times New Roman" w:cs="Times New Roman"/>
        </w:rPr>
        <w:t>Serverless</w:t>
      </w:r>
      <w:r w:rsidRPr="00FF5B74">
        <w:rPr>
          <w:rFonts w:ascii="Times New Roman" w:hAnsi="Times New Roman" w:cs="Times New Roman"/>
        </w:rPr>
        <w:t>的跨平台</w:t>
      </w:r>
      <w:r w:rsidRPr="00FF5B74">
        <w:rPr>
          <w:rFonts w:ascii="Times New Roman" w:hAnsi="Times New Roman" w:cs="Times New Roman"/>
        </w:rPr>
        <w:t>CICD</w:t>
      </w:r>
      <w:r w:rsidRPr="00FF5B74">
        <w:rPr>
          <w:rFonts w:ascii="Times New Roman" w:hAnsi="Times New Roman" w:cs="Times New Roman"/>
        </w:rPr>
        <w:t>系统，其特征在于，所述配置描述方法，以</w:t>
      </w:r>
      <w:r w:rsidRPr="00FF5B74">
        <w:rPr>
          <w:rFonts w:ascii="Times New Roman" w:hAnsi="Times New Roman" w:cs="Times New Roman"/>
        </w:rPr>
        <w:t>YAML</w:t>
      </w:r>
      <w:r w:rsidRPr="00FF5B74">
        <w:rPr>
          <w:rFonts w:ascii="Times New Roman" w:hAnsi="Times New Roman" w:cs="Times New Roman"/>
        </w:rPr>
        <w:t>的格式存在，包含：项目配置部分、环境变量部分、阶段定义部分、任务定义部分、触发条件部分、依赖关系部分以及错误处理部分。</w:t>
      </w:r>
    </w:p>
    <w:p w14:paraId="05C66D36" w14:textId="2F1049AD" w:rsidR="00FF5B74" w:rsidRPr="00FF5B74" w:rsidRDefault="00B77466" w:rsidP="00FF5B74">
      <w:pPr>
        <w:pStyle w:val="15221"/>
        <w:ind w:firstLine="480"/>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 xml:space="preserve">. </w:t>
      </w:r>
      <w:r w:rsidR="00FF5B74" w:rsidRPr="00FF5B74">
        <w:rPr>
          <w:rFonts w:ascii="Times New Roman" w:hAnsi="Times New Roman" w:cs="Times New Roman"/>
        </w:rPr>
        <w:t>根据权利要求</w:t>
      </w:r>
      <w:r w:rsidR="00FF5B74" w:rsidRPr="00FF5B74">
        <w:rPr>
          <w:rFonts w:ascii="Times New Roman" w:hAnsi="Times New Roman" w:cs="Times New Roman"/>
        </w:rPr>
        <w:t>2</w:t>
      </w:r>
      <w:r w:rsidR="00FF5B74" w:rsidRPr="00FF5B74">
        <w:rPr>
          <w:rFonts w:ascii="Times New Roman" w:hAnsi="Times New Roman" w:cs="Times New Roman"/>
        </w:rPr>
        <w:t>所述的配置描述方法，其特征在于，包括：</w:t>
      </w:r>
    </w:p>
    <w:p w14:paraId="285860B9" w14:textId="77777777" w:rsidR="00FF5B74" w:rsidRPr="00FF5B74" w:rsidRDefault="00FF5B74" w:rsidP="00FF5B74">
      <w:pPr>
        <w:pStyle w:val="15221"/>
        <w:ind w:firstLine="480"/>
        <w:rPr>
          <w:rFonts w:ascii="Times New Roman" w:hAnsi="Times New Roman" w:cs="Times New Roman"/>
        </w:rPr>
      </w:pPr>
      <w:r w:rsidRPr="00FF5B74">
        <w:rPr>
          <w:rFonts w:ascii="Times New Roman" w:hAnsi="Times New Roman" w:cs="Times New Roman"/>
        </w:rPr>
        <w:t>1</w:t>
      </w:r>
      <w:r w:rsidRPr="00FF5B74">
        <w:rPr>
          <w:rFonts w:ascii="Times New Roman" w:hAnsi="Times New Roman" w:cs="Times New Roman"/>
        </w:rPr>
        <w:t>）项目配置部分，用于定义</w:t>
      </w:r>
      <w:r w:rsidRPr="00FF5B74">
        <w:rPr>
          <w:rFonts w:ascii="Times New Roman" w:hAnsi="Times New Roman" w:cs="Times New Roman"/>
        </w:rPr>
        <w:t>CICD</w:t>
      </w:r>
      <w:r w:rsidRPr="00FF5B74">
        <w:rPr>
          <w:rFonts w:ascii="Times New Roman" w:hAnsi="Times New Roman" w:cs="Times New Roman"/>
        </w:rPr>
        <w:t>流程的项目级别信息，以定义项目元数据的</w:t>
      </w:r>
      <w:r w:rsidRPr="00FF5B74">
        <w:rPr>
          <w:rFonts w:ascii="Times New Roman" w:hAnsi="Times New Roman" w:cs="Times New Roman"/>
        </w:rPr>
        <w:t>project</w:t>
      </w:r>
      <w:r w:rsidRPr="00FF5B74">
        <w:rPr>
          <w:rFonts w:ascii="Times New Roman" w:hAnsi="Times New Roman" w:cs="Times New Roman"/>
        </w:rPr>
        <w:t>字段表示，该字段包括项目名称、版本和描述；</w:t>
      </w:r>
    </w:p>
    <w:p w14:paraId="61836435" w14:textId="77777777" w:rsidR="00FF5B74" w:rsidRPr="00FF5B74" w:rsidRDefault="00FF5B74" w:rsidP="00FF5B74">
      <w:pPr>
        <w:pStyle w:val="15221"/>
        <w:ind w:firstLine="480"/>
        <w:rPr>
          <w:rFonts w:ascii="Times New Roman" w:hAnsi="Times New Roman" w:cs="Times New Roman"/>
        </w:rPr>
      </w:pPr>
      <w:r w:rsidRPr="00FF5B74">
        <w:rPr>
          <w:rFonts w:ascii="Times New Roman" w:hAnsi="Times New Roman" w:cs="Times New Roman"/>
        </w:rPr>
        <w:t>2</w:t>
      </w:r>
      <w:r w:rsidRPr="00FF5B74">
        <w:rPr>
          <w:rFonts w:ascii="Times New Roman" w:hAnsi="Times New Roman" w:cs="Times New Roman"/>
        </w:rPr>
        <w:t>）环境变量部分，用于声明</w:t>
      </w:r>
      <w:r w:rsidRPr="00FF5B74">
        <w:rPr>
          <w:rFonts w:ascii="Times New Roman" w:hAnsi="Times New Roman" w:cs="Times New Roman"/>
        </w:rPr>
        <w:t>CICD</w:t>
      </w:r>
      <w:r w:rsidRPr="00FF5B74">
        <w:rPr>
          <w:rFonts w:ascii="Times New Roman" w:hAnsi="Times New Roman" w:cs="Times New Roman"/>
        </w:rPr>
        <w:t>流程中使用的全局和局部环境变量，以</w:t>
      </w:r>
      <w:r w:rsidRPr="00FF5B74">
        <w:rPr>
          <w:rFonts w:ascii="Times New Roman" w:hAnsi="Times New Roman" w:cs="Times New Roman"/>
        </w:rPr>
        <w:t>env</w:t>
      </w:r>
      <w:r w:rsidRPr="00FF5B74">
        <w:rPr>
          <w:rFonts w:ascii="Times New Roman" w:hAnsi="Times New Roman" w:cs="Times New Roman"/>
        </w:rPr>
        <w:t>字段表示，支持通过平台的密钥管理系统动态插入敏感或加密的环境变量；</w:t>
      </w:r>
    </w:p>
    <w:p w14:paraId="08A83EA4" w14:textId="77777777" w:rsidR="00FF5B74" w:rsidRPr="00FF5B74" w:rsidRDefault="00FF5B74" w:rsidP="00FF5B74">
      <w:pPr>
        <w:pStyle w:val="15221"/>
        <w:ind w:firstLine="480"/>
        <w:rPr>
          <w:rFonts w:ascii="Times New Roman" w:hAnsi="Times New Roman" w:cs="Times New Roman"/>
        </w:rPr>
      </w:pPr>
      <w:r w:rsidRPr="00FF5B74">
        <w:rPr>
          <w:rFonts w:ascii="Times New Roman" w:hAnsi="Times New Roman" w:cs="Times New Roman"/>
        </w:rPr>
        <w:t>3</w:t>
      </w:r>
      <w:r w:rsidRPr="00FF5B74">
        <w:rPr>
          <w:rFonts w:ascii="Times New Roman" w:hAnsi="Times New Roman" w:cs="Times New Roman"/>
        </w:rPr>
        <w:t>）阶段定义部分，用于表示</w:t>
      </w:r>
      <w:r w:rsidRPr="00FF5B74">
        <w:rPr>
          <w:rFonts w:ascii="Times New Roman" w:hAnsi="Times New Roman" w:cs="Times New Roman"/>
        </w:rPr>
        <w:t>CICD</w:t>
      </w:r>
      <w:r w:rsidRPr="00FF5B74">
        <w:rPr>
          <w:rFonts w:ascii="Times New Roman" w:hAnsi="Times New Roman" w:cs="Times New Roman"/>
        </w:rPr>
        <w:t>流程中的同一作用的动作，以</w:t>
      </w:r>
      <w:r w:rsidRPr="00FF5B74">
        <w:rPr>
          <w:rFonts w:ascii="Times New Roman" w:hAnsi="Times New Roman" w:cs="Times New Roman"/>
        </w:rPr>
        <w:t>stages</w:t>
      </w:r>
      <w:r w:rsidRPr="00FF5B74">
        <w:rPr>
          <w:rFonts w:ascii="Times New Roman" w:hAnsi="Times New Roman" w:cs="Times New Roman"/>
        </w:rPr>
        <w:t>字段表示，每个字段定义一个独立的</w:t>
      </w:r>
      <w:r w:rsidRPr="00FF5B74">
        <w:rPr>
          <w:rFonts w:ascii="Times New Roman" w:hAnsi="Times New Roman" w:cs="Times New Roman"/>
        </w:rPr>
        <w:t>CICD</w:t>
      </w:r>
      <w:r w:rsidRPr="00FF5B74">
        <w:rPr>
          <w:rFonts w:ascii="Times New Roman" w:hAnsi="Times New Roman" w:cs="Times New Roman"/>
        </w:rPr>
        <w:t>执行阶段，每个阶段包含</w:t>
      </w:r>
      <w:proofErr w:type="gramStart"/>
      <w:r w:rsidRPr="00FF5B74">
        <w:rPr>
          <w:rFonts w:ascii="Times New Roman" w:hAnsi="Times New Roman" w:cs="Times New Roman"/>
        </w:rPr>
        <w:t>一</w:t>
      </w:r>
      <w:proofErr w:type="gramEnd"/>
      <w:r w:rsidRPr="00FF5B74">
        <w:rPr>
          <w:rFonts w:ascii="Times New Roman" w:hAnsi="Times New Roman" w:cs="Times New Roman"/>
        </w:rPr>
        <w:t>或多个任务；</w:t>
      </w:r>
    </w:p>
    <w:p w14:paraId="3977D6F2" w14:textId="77777777" w:rsidR="00FF5B74" w:rsidRPr="00FF5B74" w:rsidRDefault="00FF5B74" w:rsidP="00FF5B74">
      <w:pPr>
        <w:pStyle w:val="15221"/>
        <w:ind w:firstLine="480"/>
        <w:rPr>
          <w:rFonts w:ascii="Times New Roman" w:hAnsi="Times New Roman" w:cs="Times New Roman"/>
        </w:rPr>
      </w:pPr>
      <w:r w:rsidRPr="00FF5B74">
        <w:rPr>
          <w:rFonts w:ascii="Times New Roman" w:hAnsi="Times New Roman" w:cs="Times New Roman"/>
        </w:rPr>
        <w:t>4</w:t>
      </w:r>
      <w:r w:rsidRPr="00FF5B74">
        <w:rPr>
          <w:rFonts w:ascii="Times New Roman" w:hAnsi="Times New Roman" w:cs="Times New Roman"/>
        </w:rPr>
        <w:t>）任务定义部分，用于指定</w:t>
      </w:r>
      <w:r w:rsidRPr="00FF5B74">
        <w:rPr>
          <w:rFonts w:ascii="Times New Roman" w:hAnsi="Times New Roman" w:cs="Times New Roman"/>
        </w:rPr>
        <w:t>CICD</w:t>
      </w:r>
      <w:r w:rsidRPr="00FF5B74">
        <w:rPr>
          <w:rFonts w:ascii="Times New Roman" w:hAnsi="Times New Roman" w:cs="Times New Roman"/>
        </w:rPr>
        <w:t>流程中的特定执行动作，以</w:t>
      </w:r>
      <w:r w:rsidRPr="00FF5B74">
        <w:rPr>
          <w:rFonts w:ascii="Times New Roman" w:hAnsi="Times New Roman" w:cs="Times New Roman"/>
        </w:rPr>
        <w:t>tasks</w:t>
      </w:r>
      <w:r w:rsidRPr="00FF5B74">
        <w:rPr>
          <w:rFonts w:ascii="Times New Roman" w:hAnsi="Times New Roman" w:cs="Times New Roman"/>
        </w:rPr>
        <w:t>字段表示，支持内嵌脚本以及外部脚本引用；</w:t>
      </w:r>
    </w:p>
    <w:p w14:paraId="457DD2B0" w14:textId="77777777" w:rsidR="00FF5B74" w:rsidRPr="00FF5B74" w:rsidRDefault="00FF5B74" w:rsidP="00FF5B74">
      <w:pPr>
        <w:pStyle w:val="15221"/>
        <w:ind w:firstLine="480"/>
        <w:rPr>
          <w:rFonts w:ascii="Times New Roman" w:hAnsi="Times New Roman" w:cs="Times New Roman"/>
        </w:rPr>
      </w:pPr>
      <w:r w:rsidRPr="00FF5B74">
        <w:rPr>
          <w:rFonts w:ascii="Times New Roman" w:hAnsi="Times New Roman" w:cs="Times New Roman"/>
        </w:rPr>
        <w:t>5</w:t>
      </w:r>
      <w:r w:rsidRPr="00FF5B74">
        <w:rPr>
          <w:rFonts w:ascii="Times New Roman" w:hAnsi="Times New Roman" w:cs="Times New Roman"/>
        </w:rPr>
        <w:t>）触发条件部分，用于定义基于事件的触发逻辑，以</w:t>
      </w:r>
      <w:r w:rsidRPr="00FF5B74">
        <w:rPr>
          <w:rFonts w:ascii="Times New Roman" w:hAnsi="Times New Roman" w:cs="Times New Roman"/>
        </w:rPr>
        <w:t>trigger</w:t>
      </w:r>
      <w:r w:rsidRPr="00FF5B74">
        <w:rPr>
          <w:rFonts w:ascii="Times New Roman" w:hAnsi="Times New Roman" w:cs="Times New Roman"/>
        </w:rPr>
        <w:t>字段表示，包括代码提交触发、定时任务触发以及平台特有的事件触发器；</w:t>
      </w:r>
    </w:p>
    <w:p w14:paraId="07087C70" w14:textId="77777777" w:rsidR="00FF5B74" w:rsidRPr="00FF5B74" w:rsidRDefault="00FF5B74" w:rsidP="00FF5B74">
      <w:pPr>
        <w:pStyle w:val="15221"/>
        <w:ind w:firstLine="480"/>
        <w:rPr>
          <w:rFonts w:ascii="Times New Roman" w:hAnsi="Times New Roman" w:cs="Times New Roman"/>
        </w:rPr>
      </w:pPr>
      <w:r w:rsidRPr="00FF5B74">
        <w:rPr>
          <w:rFonts w:ascii="Times New Roman" w:hAnsi="Times New Roman" w:cs="Times New Roman"/>
        </w:rPr>
        <w:t>6</w:t>
      </w:r>
      <w:r w:rsidRPr="00FF5B74">
        <w:rPr>
          <w:rFonts w:ascii="Times New Roman" w:hAnsi="Times New Roman" w:cs="Times New Roman"/>
        </w:rPr>
        <w:t>）依赖关系部分，用于指定各阶段或任务之间的依赖顺序，以</w:t>
      </w:r>
      <w:proofErr w:type="spellStart"/>
      <w:r w:rsidRPr="00FF5B74">
        <w:rPr>
          <w:rFonts w:ascii="Times New Roman" w:hAnsi="Times New Roman" w:cs="Times New Roman"/>
        </w:rPr>
        <w:t>depends_on</w:t>
      </w:r>
      <w:proofErr w:type="spellEnd"/>
      <w:r w:rsidRPr="00FF5B74">
        <w:rPr>
          <w:rFonts w:ascii="Times New Roman" w:hAnsi="Times New Roman" w:cs="Times New Roman"/>
        </w:rPr>
        <w:t>字段表示；</w:t>
      </w:r>
    </w:p>
    <w:p w14:paraId="6B9A87A3" w14:textId="77777777" w:rsidR="00FF5B74" w:rsidRPr="00FF5B74" w:rsidRDefault="00FF5B74" w:rsidP="00FF5B74">
      <w:pPr>
        <w:pStyle w:val="15221"/>
        <w:ind w:firstLine="480"/>
        <w:rPr>
          <w:rFonts w:ascii="Times New Roman" w:hAnsi="Times New Roman" w:cs="Times New Roman"/>
        </w:rPr>
      </w:pPr>
      <w:r w:rsidRPr="00FF5B74">
        <w:rPr>
          <w:rFonts w:ascii="Times New Roman" w:hAnsi="Times New Roman" w:cs="Times New Roman"/>
        </w:rPr>
        <w:t>7</w:t>
      </w:r>
      <w:r w:rsidRPr="00FF5B74">
        <w:rPr>
          <w:rFonts w:ascii="Times New Roman" w:hAnsi="Times New Roman" w:cs="Times New Roman"/>
        </w:rPr>
        <w:t>）错误处理部分，用于指定任务失败后的操作，包括默认的失败即中断（</w:t>
      </w:r>
      <w:proofErr w:type="spellStart"/>
      <w:r w:rsidRPr="00FF5B74">
        <w:rPr>
          <w:rFonts w:ascii="Times New Roman" w:hAnsi="Times New Roman" w:cs="Times New Roman"/>
        </w:rPr>
        <w:t>no_retry</w:t>
      </w:r>
      <w:proofErr w:type="spellEnd"/>
      <w:r w:rsidRPr="00FF5B74">
        <w:rPr>
          <w:rFonts w:ascii="Times New Roman" w:hAnsi="Times New Roman" w:cs="Times New Roman"/>
        </w:rPr>
        <w:t>）、失败重试（</w:t>
      </w:r>
      <w:r w:rsidRPr="00FF5B74">
        <w:rPr>
          <w:rFonts w:ascii="Times New Roman" w:hAnsi="Times New Roman" w:cs="Times New Roman"/>
        </w:rPr>
        <w:t>retry</w:t>
      </w:r>
      <w:r w:rsidRPr="00FF5B74">
        <w:rPr>
          <w:rFonts w:ascii="Times New Roman" w:hAnsi="Times New Roman" w:cs="Times New Roman"/>
        </w:rPr>
        <w:t>）、忽略错误（</w:t>
      </w:r>
      <w:r w:rsidRPr="00FF5B74">
        <w:rPr>
          <w:rFonts w:ascii="Times New Roman" w:hAnsi="Times New Roman" w:cs="Times New Roman"/>
        </w:rPr>
        <w:t>ignore</w:t>
      </w:r>
      <w:r w:rsidRPr="00FF5B74">
        <w:rPr>
          <w:rFonts w:ascii="Times New Roman" w:hAnsi="Times New Roman" w:cs="Times New Roman"/>
        </w:rPr>
        <w:t>）选项。</w:t>
      </w:r>
    </w:p>
    <w:p w14:paraId="225265D6" w14:textId="005B2455" w:rsidR="00FF5B74" w:rsidRPr="00FF5B74" w:rsidRDefault="00B77466" w:rsidP="00FF5B74">
      <w:pPr>
        <w:pStyle w:val="15221"/>
        <w:ind w:firstLine="480"/>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 xml:space="preserve">. </w:t>
      </w:r>
      <w:r w:rsidR="00FF5B74" w:rsidRPr="00FF5B74">
        <w:rPr>
          <w:rFonts w:ascii="Times New Roman" w:hAnsi="Times New Roman" w:cs="Times New Roman"/>
        </w:rPr>
        <w:t>根据权利要求</w:t>
      </w:r>
      <w:r w:rsidR="00FF5B74" w:rsidRPr="00FF5B74">
        <w:rPr>
          <w:rFonts w:ascii="Times New Roman" w:hAnsi="Times New Roman" w:cs="Times New Roman"/>
        </w:rPr>
        <w:t>2</w:t>
      </w:r>
      <w:r w:rsidR="00FF5B74" w:rsidRPr="00FF5B74">
        <w:rPr>
          <w:rFonts w:ascii="Times New Roman" w:hAnsi="Times New Roman" w:cs="Times New Roman"/>
        </w:rPr>
        <w:t>所述的配置描述方法，支持用户自定义领域特定语言的语法扩展，包括自定义字段、任务类型和执行逻辑，通过插件或</w:t>
      </w:r>
      <w:r w:rsidR="00FF5B74" w:rsidRPr="00FF5B74">
        <w:rPr>
          <w:rFonts w:ascii="Times New Roman" w:hAnsi="Times New Roman" w:cs="Times New Roman"/>
        </w:rPr>
        <w:t>API</w:t>
      </w:r>
      <w:r w:rsidR="00FF5B74" w:rsidRPr="00FF5B74">
        <w:rPr>
          <w:rFonts w:ascii="Times New Roman" w:hAnsi="Times New Roman" w:cs="Times New Roman"/>
        </w:rPr>
        <w:t>实现</w:t>
      </w:r>
      <w:r w:rsidR="00FF5B74" w:rsidRPr="00FF5B74">
        <w:rPr>
          <w:rFonts w:ascii="Times New Roman" w:hAnsi="Times New Roman" w:cs="Times New Roman"/>
        </w:rPr>
        <w:t>DSL</w:t>
      </w:r>
      <w:r w:rsidR="00FF5B74" w:rsidRPr="00FF5B74">
        <w:rPr>
          <w:rFonts w:ascii="Times New Roman" w:hAnsi="Times New Roman" w:cs="Times New Roman"/>
        </w:rPr>
        <w:t>的扩展。</w:t>
      </w:r>
    </w:p>
    <w:p w14:paraId="4E1992B1" w14:textId="7EEDB403" w:rsidR="00FF5B74" w:rsidRPr="00FF5B74" w:rsidRDefault="00B77466" w:rsidP="00B77466">
      <w:pPr>
        <w:pStyle w:val="15221"/>
        <w:ind w:firstLine="480"/>
        <w:rPr>
          <w:rFonts w:ascii="Times New Roman" w:hAnsi="Times New Roman" w:cs="Times New Roman"/>
        </w:rPr>
      </w:pPr>
      <w:r>
        <w:rPr>
          <w:rFonts w:ascii="Times New Roman" w:hAnsi="Times New Roman" w:cs="Times New Roman" w:hint="eastAsia"/>
        </w:rPr>
        <w:t>5.</w:t>
      </w:r>
      <w:r>
        <w:rPr>
          <w:rFonts w:ascii="Times New Roman" w:hAnsi="Times New Roman" w:cs="Times New Roman"/>
        </w:rPr>
        <w:t xml:space="preserve"> </w:t>
      </w:r>
      <w:r w:rsidR="00FF5B74" w:rsidRPr="00FF5B74">
        <w:rPr>
          <w:rFonts w:ascii="Times New Roman" w:hAnsi="Times New Roman" w:cs="Times New Roman"/>
        </w:rPr>
        <w:t>根据权利要求</w:t>
      </w:r>
      <w:r w:rsidR="00FF5B74" w:rsidRPr="00FF5B74">
        <w:rPr>
          <w:rFonts w:ascii="Times New Roman" w:hAnsi="Times New Roman" w:cs="Times New Roman"/>
        </w:rPr>
        <w:t>1</w:t>
      </w:r>
      <w:r w:rsidR="00FF5B74" w:rsidRPr="00FF5B74">
        <w:rPr>
          <w:rFonts w:ascii="Times New Roman" w:hAnsi="Times New Roman" w:cs="Times New Roman"/>
        </w:rPr>
        <w:t>所述的基于</w:t>
      </w:r>
      <w:r w:rsidR="00FF5B74" w:rsidRPr="00FF5B74">
        <w:rPr>
          <w:rFonts w:ascii="Times New Roman" w:hAnsi="Times New Roman" w:cs="Times New Roman"/>
        </w:rPr>
        <w:t>Serverless</w:t>
      </w:r>
      <w:r w:rsidR="00FF5B74" w:rsidRPr="00FF5B74">
        <w:rPr>
          <w:rFonts w:ascii="Times New Roman" w:hAnsi="Times New Roman" w:cs="Times New Roman"/>
        </w:rPr>
        <w:t>的跨平台</w:t>
      </w:r>
      <w:r w:rsidR="00FF5B74" w:rsidRPr="00FF5B74">
        <w:rPr>
          <w:rFonts w:ascii="Times New Roman" w:hAnsi="Times New Roman" w:cs="Times New Roman"/>
        </w:rPr>
        <w:t>CICD</w:t>
      </w:r>
      <w:r w:rsidR="00FF5B74" w:rsidRPr="00FF5B74">
        <w:rPr>
          <w:rFonts w:ascii="Times New Roman" w:hAnsi="Times New Roman" w:cs="Times New Roman"/>
        </w:rPr>
        <w:t>系统与实现方法，其特征在于，所述配置转换器可将配置描述方法转换为特定平台的原生配置格式，包括</w:t>
      </w:r>
      <w:r w:rsidR="00FF5B74" w:rsidRPr="00FF5B74">
        <w:rPr>
          <w:rFonts w:ascii="Times New Roman" w:hAnsi="Times New Roman" w:cs="Times New Roman"/>
        </w:rPr>
        <w:t>Jenkins</w:t>
      </w:r>
      <w:r w:rsidR="00FF5B74" w:rsidRPr="00FF5B74">
        <w:rPr>
          <w:rFonts w:ascii="Times New Roman" w:hAnsi="Times New Roman" w:cs="Times New Roman"/>
        </w:rPr>
        <w:t>的</w:t>
      </w:r>
      <w:proofErr w:type="spellStart"/>
      <w:r w:rsidR="00FF5B74" w:rsidRPr="00FF5B74">
        <w:rPr>
          <w:rFonts w:ascii="Times New Roman" w:hAnsi="Times New Roman" w:cs="Times New Roman"/>
        </w:rPr>
        <w:t>Jenkinsfile</w:t>
      </w:r>
      <w:proofErr w:type="spellEnd"/>
      <w:r w:rsidR="00FF5B74" w:rsidRPr="00FF5B74">
        <w:rPr>
          <w:rFonts w:ascii="Times New Roman" w:hAnsi="Times New Roman" w:cs="Times New Roman"/>
        </w:rPr>
        <w:t>文件，</w:t>
      </w:r>
      <w:r w:rsidR="00FF5B74" w:rsidRPr="00FF5B74">
        <w:rPr>
          <w:rFonts w:ascii="Times New Roman" w:hAnsi="Times New Roman" w:cs="Times New Roman"/>
        </w:rPr>
        <w:t>GitLab CI</w:t>
      </w:r>
      <w:r w:rsidR="00FF5B74" w:rsidRPr="00FF5B74">
        <w:rPr>
          <w:rFonts w:ascii="Times New Roman" w:hAnsi="Times New Roman" w:cs="Times New Roman"/>
        </w:rPr>
        <w:t>的</w:t>
      </w:r>
      <w:r w:rsidR="00FF5B74" w:rsidRPr="00FF5B74">
        <w:rPr>
          <w:rFonts w:ascii="Times New Roman" w:hAnsi="Times New Roman" w:cs="Times New Roman"/>
        </w:rPr>
        <w:t>.</w:t>
      </w:r>
      <w:proofErr w:type="spellStart"/>
      <w:r w:rsidR="00FF5B74" w:rsidRPr="00FF5B74">
        <w:rPr>
          <w:rFonts w:ascii="Times New Roman" w:hAnsi="Times New Roman" w:cs="Times New Roman"/>
        </w:rPr>
        <w:t>gitlab-ci.yml</w:t>
      </w:r>
      <w:proofErr w:type="spellEnd"/>
      <w:r w:rsidR="00FF5B74" w:rsidRPr="00FF5B74">
        <w:rPr>
          <w:rFonts w:ascii="Times New Roman" w:hAnsi="Times New Roman" w:cs="Times New Roman"/>
        </w:rPr>
        <w:t>文件以及</w:t>
      </w:r>
      <w:r w:rsidR="00FF5B74" w:rsidRPr="00FF5B74">
        <w:rPr>
          <w:rFonts w:ascii="Times New Roman" w:hAnsi="Times New Roman" w:cs="Times New Roman"/>
        </w:rPr>
        <w:t>GitHub Actions</w:t>
      </w:r>
      <w:r w:rsidR="00FF5B74" w:rsidRPr="00FF5B74">
        <w:rPr>
          <w:rFonts w:ascii="Times New Roman" w:hAnsi="Times New Roman" w:cs="Times New Roman"/>
        </w:rPr>
        <w:t>的</w:t>
      </w:r>
      <w:proofErr w:type="spellStart"/>
      <w:r w:rsidR="00FF5B74" w:rsidRPr="00FF5B74">
        <w:rPr>
          <w:rFonts w:ascii="Times New Roman" w:hAnsi="Times New Roman" w:cs="Times New Roman"/>
        </w:rPr>
        <w:t>yaml</w:t>
      </w:r>
      <w:proofErr w:type="spellEnd"/>
      <w:r w:rsidR="00FF5B74" w:rsidRPr="00FF5B74">
        <w:rPr>
          <w:rFonts w:ascii="Times New Roman" w:hAnsi="Times New Roman" w:cs="Times New Roman"/>
        </w:rPr>
        <w:t>格式的文件。</w:t>
      </w:r>
    </w:p>
    <w:p w14:paraId="461D62DF" w14:textId="201EF951" w:rsidR="00FF5B74" w:rsidRPr="00FF5B74" w:rsidRDefault="00B77466" w:rsidP="00FF5B74">
      <w:pPr>
        <w:pStyle w:val="15221"/>
        <w:ind w:firstLine="480"/>
        <w:rPr>
          <w:rFonts w:ascii="Times New Roman" w:hAnsi="Times New Roman" w:cs="Times New Roman"/>
        </w:rPr>
      </w:pPr>
      <w:r>
        <w:rPr>
          <w:rFonts w:ascii="Times New Roman" w:hAnsi="Times New Roman" w:cs="Times New Roman" w:hint="eastAsia"/>
        </w:rPr>
        <w:lastRenderedPageBreak/>
        <w:t>6</w:t>
      </w:r>
      <w:r>
        <w:rPr>
          <w:rFonts w:ascii="Times New Roman" w:hAnsi="Times New Roman" w:cs="Times New Roman"/>
        </w:rPr>
        <w:t xml:space="preserve">. </w:t>
      </w:r>
      <w:r w:rsidR="00FF5B74" w:rsidRPr="00FF5B74">
        <w:rPr>
          <w:rFonts w:ascii="Times New Roman" w:hAnsi="Times New Roman" w:cs="Times New Roman"/>
        </w:rPr>
        <w:t>根据权利要求</w:t>
      </w:r>
      <w:r w:rsidR="00FF5B74" w:rsidRPr="00FF5B74">
        <w:rPr>
          <w:rFonts w:ascii="Times New Roman" w:hAnsi="Times New Roman" w:cs="Times New Roman"/>
        </w:rPr>
        <w:t>5</w:t>
      </w:r>
      <w:r w:rsidR="00FF5B74" w:rsidRPr="00FF5B74">
        <w:rPr>
          <w:rFonts w:ascii="Times New Roman" w:hAnsi="Times New Roman" w:cs="Times New Roman"/>
        </w:rPr>
        <w:t>所述的配置转换器，其特征在于：</w:t>
      </w:r>
    </w:p>
    <w:p w14:paraId="7066E54B" w14:textId="77777777" w:rsidR="00FF5B74" w:rsidRPr="00FF5B74" w:rsidRDefault="00FF5B74" w:rsidP="00FF5B74">
      <w:pPr>
        <w:pStyle w:val="15221"/>
        <w:ind w:firstLine="480"/>
        <w:rPr>
          <w:rFonts w:ascii="Times New Roman" w:hAnsi="Times New Roman" w:cs="Times New Roman"/>
        </w:rPr>
      </w:pPr>
      <w:r w:rsidRPr="00FF5B74">
        <w:rPr>
          <w:rFonts w:ascii="Times New Roman" w:hAnsi="Times New Roman" w:cs="Times New Roman"/>
        </w:rPr>
        <w:t>1</w:t>
      </w:r>
      <w:r w:rsidRPr="00FF5B74">
        <w:rPr>
          <w:rFonts w:ascii="Times New Roman" w:hAnsi="Times New Roman" w:cs="Times New Roman"/>
        </w:rPr>
        <w:t>）所述配置转换器通过命令行界面提供转换功能，用户可以使用这个界面对编写完成的领域特定语言进行语法检查、转换以及生成阶段和任务的依赖图；</w:t>
      </w:r>
    </w:p>
    <w:p w14:paraId="367757BF" w14:textId="77777777" w:rsidR="00FF5B74" w:rsidRPr="00FF5B74" w:rsidRDefault="00FF5B74" w:rsidP="00FF5B74">
      <w:pPr>
        <w:pStyle w:val="15221"/>
        <w:ind w:firstLine="480"/>
        <w:rPr>
          <w:rFonts w:ascii="Times New Roman" w:hAnsi="Times New Roman" w:cs="Times New Roman"/>
        </w:rPr>
      </w:pPr>
      <w:r w:rsidRPr="00FF5B74">
        <w:rPr>
          <w:rFonts w:ascii="Times New Roman" w:hAnsi="Times New Roman" w:cs="Times New Roman"/>
        </w:rPr>
        <w:t>2</w:t>
      </w:r>
      <w:r w:rsidRPr="00FF5B74">
        <w:rPr>
          <w:rFonts w:ascii="Times New Roman" w:hAnsi="Times New Roman" w:cs="Times New Roman"/>
        </w:rPr>
        <w:t>）所述配置转换器支持严格模式和非严格模式，并支持指定版本，可实现对于目标</w:t>
      </w:r>
      <w:r w:rsidRPr="00FF5B74">
        <w:rPr>
          <w:rFonts w:ascii="Times New Roman" w:hAnsi="Times New Roman" w:cs="Times New Roman"/>
        </w:rPr>
        <w:t>CICD</w:t>
      </w:r>
      <w:r w:rsidRPr="00FF5B74">
        <w:rPr>
          <w:rFonts w:ascii="Times New Roman" w:hAnsi="Times New Roman" w:cs="Times New Roman"/>
        </w:rPr>
        <w:t>平台的主要版本的转换。</w:t>
      </w:r>
    </w:p>
    <w:p w14:paraId="1B6E0AA3" w14:textId="6F657CF2" w:rsidR="00FF5B74" w:rsidRPr="00FF5B74" w:rsidRDefault="00B77466" w:rsidP="00FF5B74">
      <w:pPr>
        <w:pStyle w:val="15221"/>
        <w:ind w:firstLine="480"/>
        <w:rPr>
          <w:rFonts w:ascii="Times New Roman" w:hAnsi="Times New Roman" w:cs="Times New Roman"/>
        </w:rPr>
      </w:pPr>
      <w:r>
        <w:rPr>
          <w:rFonts w:ascii="Times New Roman" w:hAnsi="Times New Roman" w:cs="Times New Roman" w:hint="eastAsia"/>
        </w:rPr>
        <w:t>7</w:t>
      </w:r>
      <w:r>
        <w:rPr>
          <w:rFonts w:ascii="Times New Roman" w:hAnsi="Times New Roman" w:cs="Times New Roman"/>
        </w:rPr>
        <w:t xml:space="preserve">. </w:t>
      </w:r>
      <w:r w:rsidR="00FF5B74" w:rsidRPr="00FF5B74">
        <w:rPr>
          <w:rFonts w:ascii="Times New Roman" w:hAnsi="Times New Roman" w:cs="Times New Roman"/>
        </w:rPr>
        <w:t>根据权利要求</w:t>
      </w:r>
      <w:r w:rsidR="00FF5B74" w:rsidRPr="00FF5B74">
        <w:rPr>
          <w:rFonts w:ascii="Times New Roman" w:hAnsi="Times New Roman" w:cs="Times New Roman"/>
        </w:rPr>
        <w:t>1</w:t>
      </w:r>
      <w:r w:rsidR="00FF5B74" w:rsidRPr="00FF5B74">
        <w:rPr>
          <w:rFonts w:ascii="Times New Roman" w:hAnsi="Times New Roman" w:cs="Times New Roman"/>
        </w:rPr>
        <w:t>所述的基于</w:t>
      </w:r>
      <w:r w:rsidR="00FF5B74" w:rsidRPr="00FF5B74">
        <w:rPr>
          <w:rFonts w:ascii="Times New Roman" w:hAnsi="Times New Roman" w:cs="Times New Roman"/>
        </w:rPr>
        <w:t>Serverless</w:t>
      </w:r>
      <w:r w:rsidR="00FF5B74" w:rsidRPr="00FF5B74">
        <w:rPr>
          <w:rFonts w:ascii="Times New Roman" w:hAnsi="Times New Roman" w:cs="Times New Roman"/>
        </w:rPr>
        <w:t>的跨平台</w:t>
      </w:r>
      <w:r w:rsidR="00FF5B74" w:rsidRPr="00FF5B74">
        <w:rPr>
          <w:rFonts w:ascii="Times New Roman" w:hAnsi="Times New Roman" w:cs="Times New Roman"/>
        </w:rPr>
        <w:t>CICD</w:t>
      </w:r>
      <w:r w:rsidR="00FF5B74" w:rsidRPr="00FF5B74">
        <w:rPr>
          <w:rFonts w:ascii="Times New Roman" w:hAnsi="Times New Roman" w:cs="Times New Roman"/>
        </w:rPr>
        <w:t>系统与实现方法，其特征在于，所述平台适配器能够以</w:t>
      </w:r>
      <w:r w:rsidR="00FF5B74" w:rsidRPr="00FF5B74">
        <w:rPr>
          <w:rFonts w:ascii="Times New Roman" w:hAnsi="Times New Roman" w:cs="Times New Roman"/>
        </w:rPr>
        <w:t>Docker</w:t>
      </w:r>
      <w:r w:rsidR="00FF5B74" w:rsidRPr="00FF5B74">
        <w:rPr>
          <w:rFonts w:ascii="Times New Roman" w:hAnsi="Times New Roman" w:cs="Times New Roman"/>
        </w:rPr>
        <w:t>镜像的形式存在，并在</w:t>
      </w:r>
      <w:r w:rsidR="00FF5B74" w:rsidRPr="00FF5B74">
        <w:rPr>
          <w:rFonts w:ascii="Times New Roman" w:hAnsi="Times New Roman" w:cs="Times New Roman"/>
        </w:rPr>
        <w:t>CICD</w:t>
      </w:r>
      <w:r w:rsidR="00FF5B74" w:rsidRPr="00FF5B74">
        <w:rPr>
          <w:rFonts w:ascii="Times New Roman" w:hAnsi="Times New Roman" w:cs="Times New Roman"/>
        </w:rPr>
        <w:t>平台上运行，该适配器负责利用</w:t>
      </w:r>
      <w:r w:rsidR="00FF5B74" w:rsidRPr="00FF5B74">
        <w:rPr>
          <w:rFonts w:ascii="Times New Roman" w:hAnsi="Times New Roman" w:cs="Times New Roman"/>
        </w:rPr>
        <w:t>CICD</w:t>
      </w:r>
      <w:r w:rsidR="00FF5B74" w:rsidRPr="00FF5B74">
        <w:rPr>
          <w:rFonts w:ascii="Times New Roman" w:hAnsi="Times New Roman" w:cs="Times New Roman"/>
        </w:rPr>
        <w:t>平台提供的接口存储执行状态，并管理状态数据。</w:t>
      </w:r>
    </w:p>
    <w:p w14:paraId="679AD74B" w14:textId="11B45CD0" w:rsidR="00FF5B74" w:rsidRPr="00FF5B74" w:rsidRDefault="00B77466" w:rsidP="00FF5B74">
      <w:pPr>
        <w:pStyle w:val="15221"/>
        <w:ind w:firstLine="480"/>
        <w:rPr>
          <w:rFonts w:ascii="Times New Roman" w:hAnsi="Times New Roman" w:cs="Times New Roman"/>
        </w:rPr>
      </w:pPr>
      <w:r>
        <w:rPr>
          <w:rFonts w:ascii="Times New Roman" w:hAnsi="Times New Roman" w:cs="Times New Roman" w:hint="eastAsia"/>
        </w:rPr>
        <w:t>8</w:t>
      </w:r>
      <w:r>
        <w:rPr>
          <w:rFonts w:ascii="Times New Roman" w:hAnsi="Times New Roman" w:cs="Times New Roman"/>
        </w:rPr>
        <w:t xml:space="preserve">. </w:t>
      </w:r>
      <w:r w:rsidR="00FF5B74" w:rsidRPr="00FF5B74">
        <w:rPr>
          <w:rFonts w:ascii="Times New Roman" w:hAnsi="Times New Roman" w:cs="Times New Roman"/>
        </w:rPr>
        <w:t>根据权利要求</w:t>
      </w:r>
      <w:r w:rsidR="00FF5B74" w:rsidRPr="00FF5B74">
        <w:rPr>
          <w:rFonts w:ascii="Times New Roman" w:hAnsi="Times New Roman" w:cs="Times New Roman"/>
        </w:rPr>
        <w:t>7</w:t>
      </w:r>
      <w:r w:rsidR="00FF5B74" w:rsidRPr="00FF5B74">
        <w:rPr>
          <w:rFonts w:ascii="Times New Roman" w:hAnsi="Times New Roman" w:cs="Times New Roman"/>
        </w:rPr>
        <w:t>所述的平台适配器，其特征在于，所述适配器负责管理与</w:t>
      </w:r>
      <w:r w:rsidR="00FF5B74" w:rsidRPr="00FF5B74">
        <w:rPr>
          <w:rFonts w:ascii="Times New Roman" w:hAnsi="Times New Roman" w:cs="Times New Roman"/>
        </w:rPr>
        <w:t>Serverless</w:t>
      </w:r>
      <w:r w:rsidR="00FF5B74" w:rsidRPr="00FF5B74">
        <w:rPr>
          <w:rFonts w:ascii="Times New Roman" w:hAnsi="Times New Roman" w:cs="Times New Roman"/>
        </w:rPr>
        <w:t>执行器之间的通信，包括任务参数的传递和执行结果的接收；所述适配器通过读取</w:t>
      </w:r>
      <w:r w:rsidR="00FF5B74" w:rsidRPr="00FF5B74">
        <w:rPr>
          <w:rFonts w:ascii="Times New Roman" w:hAnsi="Times New Roman" w:cs="Times New Roman"/>
        </w:rPr>
        <w:t>DSL</w:t>
      </w:r>
      <w:r w:rsidR="00FF5B74" w:rsidRPr="00FF5B74">
        <w:rPr>
          <w:rFonts w:ascii="Times New Roman" w:hAnsi="Times New Roman" w:cs="Times New Roman"/>
        </w:rPr>
        <w:t>配置文件中的环境变量部分的配置信息与</w:t>
      </w:r>
      <w:r w:rsidR="00FF5B74" w:rsidRPr="00FF5B74">
        <w:rPr>
          <w:rFonts w:ascii="Times New Roman" w:hAnsi="Times New Roman" w:cs="Times New Roman"/>
        </w:rPr>
        <w:t>Serverless</w:t>
      </w:r>
      <w:r w:rsidR="00FF5B74" w:rsidRPr="00FF5B74">
        <w:rPr>
          <w:rFonts w:ascii="Times New Roman" w:hAnsi="Times New Roman" w:cs="Times New Roman"/>
        </w:rPr>
        <w:t>执行器进行通信，支持多</w:t>
      </w:r>
      <w:r w:rsidR="00FF5B74" w:rsidRPr="00FF5B74">
        <w:rPr>
          <w:rFonts w:ascii="Times New Roman" w:hAnsi="Times New Roman" w:cs="Times New Roman"/>
        </w:rPr>
        <w:t>Serverless</w:t>
      </w:r>
      <w:r w:rsidR="00FF5B74" w:rsidRPr="00FF5B74">
        <w:rPr>
          <w:rFonts w:ascii="Times New Roman" w:hAnsi="Times New Roman" w:cs="Times New Roman"/>
        </w:rPr>
        <w:t>平台。</w:t>
      </w:r>
    </w:p>
    <w:p w14:paraId="3A424E69" w14:textId="52F6E0A4" w:rsidR="00FF5B74" w:rsidRPr="00FF5B74" w:rsidRDefault="00B77466" w:rsidP="00FF5B74">
      <w:pPr>
        <w:pStyle w:val="15221"/>
        <w:ind w:firstLine="480"/>
        <w:rPr>
          <w:rFonts w:ascii="Times New Roman" w:hAnsi="Times New Roman" w:cs="Times New Roman"/>
        </w:rPr>
      </w:pPr>
      <w:r>
        <w:rPr>
          <w:rFonts w:ascii="Times New Roman" w:hAnsi="Times New Roman" w:cs="Times New Roman" w:hint="eastAsia"/>
        </w:rPr>
        <w:t>9</w:t>
      </w:r>
      <w:r>
        <w:rPr>
          <w:rFonts w:ascii="Times New Roman" w:hAnsi="Times New Roman" w:cs="Times New Roman"/>
        </w:rPr>
        <w:t xml:space="preserve">. </w:t>
      </w:r>
      <w:r w:rsidR="00FF5B74" w:rsidRPr="00FF5B74">
        <w:rPr>
          <w:rFonts w:ascii="Times New Roman" w:hAnsi="Times New Roman" w:cs="Times New Roman"/>
        </w:rPr>
        <w:t>根据权利要求</w:t>
      </w:r>
      <w:r w:rsidR="00FF5B74" w:rsidRPr="00FF5B74">
        <w:rPr>
          <w:rFonts w:ascii="Times New Roman" w:hAnsi="Times New Roman" w:cs="Times New Roman"/>
        </w:rPr>
        <w:t>1</w:t>
      </w:r>
      <w:r w:rsidR="00FF5B74" w:rsidRPr="00FF5B74">
        <w:rPr>
          <w:rFonts w:ascii="Times New Roman" w:hAnsi="Times New Roman" w:cs="Times New Roman"/>
        </w:rPr>
        <w:t>所述的基于</w:t>
      </w:r>
      <w:r w:rsidR="00FF5B74" w:rsidRPr="00FF5B74">
        <w:rPr>
          <w:rFonts w:ascii="Times New Roman" w:hAnsi="Times New Roman" w:cs="Times New Roman"/>
        </w:rPr>
        <w:t>Serverless</w:t>
      </w:r>
      <w:r w:rsidR="00FF5B74" w:rsidRPr="00FF5B74">
        <w:rPr>
          <w:rFonts w:ascii="Times New Roman" w:hAnsi="Times New Roman" w:cs="Times New Roman"/>
        </w:rPr>
        <w:t>的跨平台</w:t>
      </w:r>
      <w:r w:rsidR="00FF5B74" w:rsidRPr="00FF5B74">
        <w:rPr>
          <w:rFonts w:ascii="Times New Roman" w:hAnsi="Times New Roman" w:cs="Times New Roman"/>
        </w:rPr>
        <w:t>CICD</w:t>
      </w:r>
      <w:r w:rsidR="00FF5B74" w:rsidRPr="00FF5B74">
        <w:rPr>
          <w:rFonts w:ascii="Times New Roman" w:hAnsi="Times New Roman" w:cs="Times New Roman"/>
        </w:rPr>
        <w:t>系统与实现方法，其特征在于，所述</w:t>
      </w:r>
      <w:r w:rsidR="00FF5B74" w:rsidRPr="00FF5B74">
        <w:rPr>
          <w:rFonts w:ascii="Times New Roman" w:hAnsi="Times New Roman" w:cs="Times New Roman"/>
        </w:rPr>
        <w:t>Serverless</w:t>
      </w:r>
      <w:r w:rsidR="00FF5B74" w:rsidRPr="00FF5B74">
        <w:rPr>
          <w:rFonts w:ascii="Times New Roman" w:hAnsi="Times New Roman" w:cs="Times New Roman"/>
        </w:rPr>
        <w:t>执行器负责在</w:t>
      </w:r>
      <w:r w:rsidR="00FF5B74" w:rsidRPr="00FF5B74">
        <w:rPr>
          <w:rFonts w:ascii="Times New Roman" w:hAnsi="Times New Roman" w:cs="Times New Roman"/>
        </w:rPr>
        <w:t>Serverless</w:t>
      </w:r>
      <w:r w:rsidR="00FF5B74" w:rsidRPr="00FF5B74">
        <w:rPr>
          <w:rFonts w:ascii="Times New Roman" w:hAnsi="Times New Roman" w:cs="Times New Roman"/>
        </w:rPr>
        <w:t>环境中执行</w:t>
      </w:r>
      <w:r w:rsidR="00FF5B74" w:rsidRPr="00FF5B74">
        <w:rPr>
          <w:rFonts w:ascii="Times New Roman" w:hAnsi="Times New Roman" w:cs="Times New Roman"/>
        </w:rPr>
        <w:t>CICD</w:t>
      </w:r>
      <w:r w:rsidR="00FF5B74" w:rsidRPr="00FF5B74">
        <w:rPr>
          <w:rFonts w:ascii="Times New Roman" w:hAnsi="Times New Roman" w:cs="Times New Roman"/>
        </w:rPr>
        <w:t>过程中无状态的任务，根据传入的参数和配置执行指定的</w:t>
      </w:r>
      <w:r w:rsidR="00FF5B74" w:rsidRPr="00FF5B74">
        <w:rPr>
          <w:rFonts w:ascii="Times New Roman" w:hAnsi="Times New Roman" w:cs="Times New Roman"/>
        </w:rPr>
        <w:t>CICD</w:t>
      </w:r>
      <w:r w:rsidR="00FF5B74" w:rsidRPr="00FF5B74">
        <w:rPr>
          <w:rFonts w:ascii="Times New Roman" w:hAnsi="Times New Roman" w:cs="Times New Roman"/>
        </w:rPr>
        <w:t>任务，并将执行结果返回给平台适配器。</w:t>
      </w:r>
    </w:p>
    <w:p w14:paraId="2008A56B" w14:textId="77777777" w:rsidR="00B90B25" w:rsidRPr="00FE697D" w:rsidRDefault="00B90B25" w:rsidP="00FE697D">
      <w:pPr>
        <w:spacing w:line="360" w:lineRule="auto"/>
        <w:ind w:firstLine="480"/>
        <w:rPr>
          <w:sz w:val="24"/>
          <w:szCs w:val="24"/>
        </w:rPr>
      </w:pPr>
    </w:p>
    <w:p w14:paraId="06BEACC0" w14:textId="77777777" w:rsidR="00C903A7" w:rsidRPr="00781501" w:rsidRDefault="00C903A7" w:rsidP="00804A81">
      <w:pPr>
        <w:spacing w:line="360" w:lineRule="auto"/>
        <w:ind w:firstLine="480"/>
        <w:rPr>
          <w:sz w:val="24"/>
          <w:szCs w:val="24"/>
        </w:rPr>
        <w:sectPr w:rsidR="00C903A7" w:rsidRPr="00781501" w:rsidSect="00493ABA">
          <w:headerReference w:type="default" r:id="rId14"/>
          <w:footerReference w:type="default" r:id="rId15"/>
          <w:pgSz w:w="11906" w:h="16838" w:code="9"/>
          <w:pgMar w:top="1418" w:right="851" w:bottom="851" w:left="1418" w:header="851" w:footer="113" w:gutter="0"/>
          <w:pgNumType w:start="1"/>
          <w:cols w:space="425"/>
          <w:docGrid w:type="lines" w:linePitch="312"/>
        </w:sectPr>
      </w:pPr>
    </w:p>
    <w:p w14:paraId="5BF60209" w14:textId="00264E55" w:rsidR="008D6112" w:rsidRPr="00781501" w:rsidRDefault="00D91553" w:rsidP="00804A81">
      <w:pPr>
        <w:spacing w:before="100" w:beforeAutospacing="1" w:after="100" w:afterAutospacing="1" w:line="360" w:lineRule="auto"/>
        <w:jc w:val="center"/>
        <w:rPr>
          <w:b/>
          <w:sz w:val="36"/>
          <w:szCs w:val="36"/>
        </w:rPr>
      </w:pPr>
      <w:r w:rsidRPr="00D91553">
        <w:rPr>
          <w:rFonts w:hint="eastAsia"/>
          <w:b/>
          <w:sz w:val="36"/>
          <w:szCs w:val="36"/>
        </w:rPr>
        <w:lastRenderedPageBreak/>
        <w:t>一种基于</w:t>
      </w:r>
      <w:r w:rsidRPr="00D91553">
        <w:rPr>
          <w:rFonts w:hint="eastAsia"/>
          <w:b/>
          <w:sz w:val="36"/>
          <w:szCs w:val="36"/>
        </w:rPr>
        <w:t>Serverless</w:t>
      </w:r>
      <w:r w:rsidRPr="00D91553">
        <w:rPr>
          <w:rFonts w:hint="eastAsia"/>
          <w:b/>
          <w:sz w:val="36"/>
          <w:szCs w:val="36"/>
        </w:rPr>
        <w:t>的跨平台</w:t>
      </w:r>
      <w:r w:rsidRPr="00D91553">
        <w:rPr>
          <w:rFonts w:hint="eastAsia"/>
          <w:b/>
          <w:sz w:val="36"/>
          <w:szCs w:val="36"/>
        </w:rPr>
        <w:t>CICD</w:t>
      </w:r>
      <w:r w:rsidRPr="00D91553">
        <w:rPr>
          <w:rFonts w:hint="eastAsia"/>
          <w:b/>
          <w:sz w:val="36"/>
          <w:szCs w:val="36"/>
        </w:rPr>
        <w:t>系统与实现方法</w:t>
      </w:r>
    </w:p>
    <w:p w14:paraId="07B90DA2" w14:textId="77777777" w:rsidR="008D6112" w:rsidRPr="00781501" w:rsidRDefault="008D6112" w:rsidP="00804A81">
      <w:pPr>
        <w:pStyle w:val="ac"/>
        <w:spacing w:line="360" w:lineRule="auto"/>
      </w:pPr>
      <w:r w:rsidRPr="00781501">
        <w:t>技术领域</w:t>
      </w:r>
    </w:p>
    <w:p w14:paraId="614CA4B7" w14:textId="4ADCE8D7" w:rsidR="008D6112" w:rsidRPr="00781501" w:rsidRDefault="00D91553" w:rsidP="001C390F">
      <w:pPr>
        <w:pStyle w:val="15221"/>
        <w:ind w:firstLine="480"/>
        <w:rPr>
          <w:rFonts w:ascii="Times New Roman" w:hAnsi="Times New Roman" w:cs="Times New Roman"/>
        </w:rPr>
      </w:pPr>
      <w:r>
        <w:rPr>
          <w:rFonts w:ascii="Open Sans" w:hAnsi="Open Sans" w:cs="Open Sans"/>
          <w:color w:val="333333"/>
          <w:shd w:val="clear" w:color="auto" w:fill="FFFFFF"/>
        </w:rPr>
        <w:t>本发明涉及软件工程、云计算技术领域</w:t>
      </w:r>
      <w:r w:rsidR="000F64D2" w:rsidRPr="000F64D2">
        <w:rPr>
          <w:rFonts w:ascii="Times New Roman" w:hAnsi="Times New Roman" w:cs="Times New Roman" w:hint="eastAsia"/>
        </w:rPr>
        <w:t>。</w:t>
      </w:r>
    </w:p>
    <w:p w14:paraId="5457E868" w14:textId="77777777" w:rsidR="008D6112" w:rsidRPr="00781501" w:rsidRDefault="008D6112" w:rsidP="00804A81">
      <w:pPr>
        <w:pStyle w:val="ac"/>
        <w:spacing w:line="360" w:lineRule="auto"/>
      </w:pPr>
      <w:r w:rsidRPr="00781501">
        <w:t>背景技术</w:t>
      </w:r>
    </w:p>
    <w:p w14:paraId="517CD5BD" w14:textId="77777777" w:rsidR="00D91553" w:rsidRPr="00D91553" w:rsidRDefault="00D91553" w:rsidP="00D91553">
      <w:pPr>
        <w:pStyle w:val="15221"/>
        <w:ind w:firstLine="480"/>
        <w:rPr>
          <w:rFonts w:ascii="Open Sans" w:hAnsi="Open Sans" w:cs="Open Sans"/>
          <w:color w:val="333333"/>
          <w:shd w:val="clear" w:color="auto" w:fill="FFFFFF"/>
        </w:rPr>
      </w:pPr>
      <w:r w:rsidRPr="00D91553">
        <w:rPr>
          <w:shd w:val="clear" w:color="auto" w:fill="FFFFFF"/>
        </w:rPr>
        <w:t>随着云计算技术的快速发展，越来越多的组织转向</w:t>
      </w:r>
      <w:proofErr w:type="gramStart"/>
      <w:r w:rsidRPr="00D91553">
        <w:rPr>
          <w:shd w:val="clear" w:color="auto" w:fill="FFFFFF"/>
        </w:rPr>
        <w:t>云服务</w:t>
      </w:r>
      <w:proofErr w:type="gramEnd"/>
      <w:r w:rsidRPr="00D91553">
        <w:rPr>
          <w:shd w:val="clear" w:color="auto" w:fill="FFFFFF"/>
        </w:rPr>
        <w:t>来托管他们的软件开发和运营活动。持续集成和持续部署（CICD）作为现代软件开发中的关键实践，其目的是通过自动化测试和部署来提高软件开发的效率和质量。传统的CICD系统通常依赖于固定的服务器或虚拟机来执行软件构建和测试任务，这不仅增加了运营成本，而且缩放能力受到限制。</w:t>
      </w:r>
    </w:p>
    <w:p w14:paraId="3D208B40" w14:textId="77777777" w:rsidR="00D91553" w:rsidRPr="00D91553" w:rsidRDefault="00D91553" w:rsidP="00D91553">
      <w:pPr>
        <w:pStyle w:val="15221"/>
        <w:ind w:firstLine="480"/>
        <w:rPr>
          <w:rFonts w:ascii="Open Sans" w:hAnsi="Open Sans" w:cs="Open Sans"/>
          <w:color w:val="333333"/>
          <w:shd w:val="clear" w:color="auto" w:fill="FFFFFF"/>
        </w:rPr>
      </w:pPr>
      <w:r w:rsidRPr="00D91553">
        <w:rPr>
          <w:shd w:val="clear" w:color="auto" w:fill="FFFFFF"/>
        </w:rPr>
        <w:t>尽管现有技术提供了基于云的CICD解决方案，这些解决方案往往需要为每个目标平台单独配置和维护特定的工具和环境，这增加了复杂性和管理成本。此外，现有的跨平台CICD系统往往无法充分利用Serverless计算提供的按需计算资源优势，导致资源利用率低和反应时间长。</w:t>
      </w:r>
    </w:p>
    <w:p w14:paraId="5642B303" w14:textId="77777777" w:rsidR="008D6112" w:rsidRPr="00781501" w:rsidRDefault="008D6112" w:rsidP="00804A81">
      <w:pPr>
        <w:pStyle w:val="ac"/>
        <w:spacing w:line="360" w:lineRule="auto"/>
      </w:pPr>
      <w:r w:rsidRPr="00781501">
        <w:t>发明内容</w:t>
      </w:r>
    </w:p>
    <w:p w14:paraId="0408D6EB" w14:textId="648BD201" w:rsidR="00D91553" w:rsidRPr="00D91553" w:rsidRDefault="00D91553" w:rsidP="00D91553">
      <w:pPr>
        <w:pStyle w:val="15221"/>
        <w:ind w:firstLine="480"/>
        <w:rPr>
          <w:shd w:val="clear" w:color="auto" w:fill="FFFFFF"/>
        </w:rPr>
      </w:pPr>
      <w:r w:rsidRPr="00D91553">
        <w:rPr>
          <w:shd w:val="clear" w:color="auto" w:fill="FFFFFF"/>
        </w:rPr>
        <w:t>发明目的：针对现有技术中存在的问题与不足，为了克服CICD平台供应商锁定的缺陷，同时利用Serverless作为执行器的按需计费、高弹性、低成本特点，本发明提供一种基于Serverless的跨平台CICD系统与实现方法。</w:t>
      </w:r>
    </w:p>
    <w:p w14:paraId="622997B0" w14:textId="77777777" w:rsidR="00D91553" w:rsidRPr="00D91553" w:rsidRDefault="00D91553" w:rsidP="00D91553">
      <w:pPr>
        <w:pStyle w:val="15221"/>
        <w:ind w:firstLine="480"/>
        <w:rPr>
          <w:shd w:val="clear" w:color="auto" w:fill="FFFFFF"/>
        </w:rPr>
      </w:pPr>
      <w:r w:rsidRPr="00D91553">
        <w:rPr>
          <w:shd w:val="clear" w:color="auto" w:fill="FFFFFF"/>
        </w:rPr>
        <w:t>技术方案：一种基于Serverless的跨平台CICD系统与实现方法，包括配置描述方法、配置转换器、平台适配器以及Serverless执行器四个部分。配置描述方法采用跨平台的领域特定语言（DSL）来界定CICD流程中的环境变量、阶段、任务和触发条件等关键概念；配置转换器负责将统一的配置描述转化为各CICD平台特有的配置，支持主流的CICD平台；平台适配器使用CICD平台的接口进行状态管理和调用Serverless执行器；Serverless执行器在无状态环境下根据通用配置模型和参数运行CICD任务。</w:t>
      </w:r>
    </w:p>
    <w:p w14:paraId="70AD1C1E" w14:textId="76965580" w:rsidR="00D91553" w:rsidRPr="00D91553" w:rsidRDefault="00D91553" w:rsidP="00D91553">
      <w:pPr>
        <w:pStyle w:val="15221"/>
        <w:ind w:firstLine="480"/>
        <w:rPr>
          <w:shd w:val="clear" w:color="auto" w:fill="FFFFFF"/>
        </w:rPr>
      </w:pPr>
      <w:r w:rsidRPr="00D91553">
        <w:rPr>
          <w:shd w:val="clear" w:color="auto" w:fill="FFFFFF"/>
        </w:rPr>
        <w:t>配置描述方法和配置转换器通过定义简易通用语法的DSL，实现多平台的CICD配置文件的代码生成</w:t>
      </w:r>
      <w:r w:rsidR="008F0AA8" w:rsidRPr="00D91553">
        <w:rPr>
          <w:shd w:val="clear" w:color="auto" w:fill="FFFFFF"/>
        </w:rPr>
        <w:t>；</w:t>
      </w:r>
      <w:r w:rsidRPr="00D91553">
        <w:rPr>
          <w:shd w:val="clear" w:color="auto" w:fill="FFFFFF"/>
        </w:rPr>
        <w:t>平台适配器和Serverless执行器通过运行在CICD平台上的适配器（以Docker镜像形式存在）驱动Serverless平台执行无状态的CICD任务。</w:t>
      </w:r>
    </w:p>
    <w:p w14:paraId="3C1C9B4B" w14:textId="77777777" w:rsidR="00D91553" w:rsidRPr="00D91553" w:rsidRDefault="00D91553" w:rsidP="00D91553">
      <w:pPr>
        <w:pStyle w:val="15221"/>
        <w:ind w:firstLine="480"/>
        <w:rPr>
          <w:shd w:val="clear" w:color="auto" w:fill="FFFFFF"/>
        </w:rPr>
      </w:pPr>
      <w:r w:rsidRPr="00D91553">
        <w:rPr>
          <w:shd w:val="clear" w:color="auto" w:fill="FFFFFF"/>
        </w:rPr>
        <w:t>下面将分别针对本发明的四个部分进行详细阐述。</w:t>
      </w:r>
    </w:p>
    <w:p w14:paraId="307E5168" w14:textId="777735F1" w:rsidR="00D91553" w:rsidRPr="00D91553" w:rsidRDefault="00D91553" w:rsidP="00D91553">
      <w:pPr>
        <w:pStyle w:val="15221"/>
        <w:ind w:firstLine="480"/>
        <w:rPr>
          <w:shd w:val="clear" w:color="auto" w:fill="FFFFFF"/>
        </w:rPr>
      </w:pPr>
      <w:r w:rsidRPr="00D91553">
        <w:rPr>
          <w:shd w:val="clear" w:color="auto" w:fill="FFFFFF"/>
        </w:rPr>
        <w:t>1）配置描述方法</w:t>
      </w:r>
    </w:p>
    <w:p w14:paraId="7905CF5B" w14:textId="77777777" w:rsidR="00D91553" w:rsidRPr="00D91553" w:rsidRDefault="00D91553" w:rsidP="00D91553">
      <w:pPr>
        <w:pStyle w:val="15221"/>
        <w:ind w:firstLine="480"/>
        <w:rPr>
          <w:shd w:val="clear" w:color="auto" w:fill="FFFFFF"/>
        </w:rPr>
      </w:pPr>
      <w:r w:rsidRPr="00D91553">
        <w:rPr>
          <w:shd w:val="clear" w:color="auto" w:fill="FFFFFF"/>
        </w:rPr>
        <w:t>在所述配置描述方法中，本发明通过抽象多个CICD平台的配置模型，提取各CICD主流平台（包括Jenkins、GitLab和GitHub）的共性，定义了一套通用的DSL用以描述标准化CICD</w:t>
      </w:r>
      <w:r w:rsidRPr="00D91553">
        <w:rPr>
          <w:shd w:val="clear" w:color="auto" w:fill="FFFFFF"/>
        </w:rPr>
        <w:lastRenderedPageBreak/>
        <w:t>流程。该DSL以YAML的形式表示（与GitLab CI和GitHub Actions相同），可以更简洁、直观地表示CICD常见特征，对应用程序的开发人员具有极强的可读性，更容易理解和维护。</w:t>
      </w:r>
    </w:p>
    <w:p w14:paraId="6EF0C852" w14:textId="77777777" w:rsidR="00D91553" w:rsidRPr="00D91553" w:rsidRDefault="00D91553" w:rsidP="00D91553">
      <w:pPr>
        <w:pStyle w:val="15221"/>
        <w:ind w:firstLine="480"/>
        <w:rPr>
          <w:shd w:val="clear" w:color="auto" w:fill="FFFFFF"/>
        </w:rPr>
      </w:pPr>
      <w:r w:rsidRPr="00D91553">
        <w:rPr>
          <w:shd w:val="clear" w:color="auto" w:fill="FFFFFF"/>
        </w:rPr>
        <w:t>该DSL包括项目配置部分、环境变量部分、阶段定义部分、任务定义部分、触发条件部分、依赖关系部分和错误处理部分，每一部分均作为顶级元素存在，直接构成了CICD配置的骨架。各部分的语法规则如下：</w:t>
      </w:r>
    </w:p>
    <w:p w14:paraId="2641F225" w14:textId="77777777" w:rsidR="00D91553" w:rsidRPr="00D91553" w:rsidRDefault="00D91553" w:rsidP="00D91553">
      <w:pPr>
        <w:pStyle w:val="15221"/>
        <w:ind w:firstLine="480"/>
        <w:rPr>
          <w:shd w:val="clear" w:color="auto" w:fill="FFFFFF"/>
        </w:rPr>
      </w:pPr>
      <w:r w:rsidRPr="00D91553">
        <w:rPr>
          <w:shd w:val="clear" w:color="auto" w:fill="FFFFFF"/>
        </w:rPr>
        <w:t>项目配置部分，用以定义CICD流程的项目级别信息，以定义项目元数据的project字段表示，该字段包括项目名称（name）、版本（version）和描述（description）。这一部分在CICD流程中不产生实际作用，仅作为不同项目和不同版本之间的区分。</w:t>
      </w:r>
    </w:p>
    <w:p w14:paraId="4AF32EC3" w14:textId="684771C8" w:rsidR="00D91553" w:rsidRPr="00D91553" w:rsidRDefault="00D91553" w:rsidP="00D91553">
      <w:pPr>
        <w:pStyle w:val="15221"/>
        <w:ind w:firstLine="480"/>
        <w:rPr>
          <w:shd w:val="clear" w:color="auto" w:fill="FFFFFF"/>
        </w:rPr>
      </w:pPr>
      <w:r w:rsidRPr="00D91553">
        <w:rPr>
          <w:shd w:val="clear" w:color="auto" w:fill="FFFFFF"/>
        </w:rPr>
        <w:t>环境变量部分，用于声明CICD流程中使用的全局和局部环境变量，以env字段表示。环境变量以“键名:</w:t>
      </w:r>
      <w:r w:rsidR="00894F38">
        <w:rPr>
          <w:shd w:val="clear" w:color="auto" w:fill="FFFFFF"/>
        </w:rPr>
        <w:t xml:space="preserve"> </w:t>
      </w:r>
      <w:r w:rsidRPr="00D91553">
        <w:rPr>
          <w:shd w:val="clear" w:color="auto" w:fill="FFFFFF"/>
        </w:rPr>
        <w:t>键值”的格式进行定义。此外，本系统支持从各CICD平台的秘</w:t>
      </w:r>
      <w:proofErr w:type="gramStart"/>
      <w:r w:rsidRPr="00D91553">
        <w:rPr>
          <w:shd w:val="clear" w:color="auto" w:fill="FFFFFF"/>
        </w:rPr>
        <w:t>钥</w:t>
      </w:r>
      <w:proofErr w:type="gramEnd"/>
      <w:r w:rsidRPr="00D91553">
        <w:rPr>
          <w:shd w:val="clear" w:color="auto" w:fill="FFFFFF"/>
        </w:rPr>
        <w:t>管理动态引入敏感或加密的环境变量，定义格式与各平台一致。一旦声明，这些环境变量在CICD平台和Serverless执行环境中均可被访问和利用，从而为自动化流程提供所需的配置信息。</w:t>
      </w:r>
    </w:p>
    <w:p w14:paraId="6E55C6F4" w14:textId="77777777" w:rsidR="00D91553" w:rsidRPr="00D91553" w:rsidRDefault="00D91553" w:rsidP="00D91553">
      <w:pPr>
        <w:pStyle w:val="15221"/>
        <w:ind w:firstLine="480"/>
        <w:rPr>
          <w:shd w:val="clear" w:color="auto" w:fill="FFFFFF"/>
        </w:rPr>
      </w:pPr>
      <w:r w:rsidRPr="00D91553">
        <w:rPr>
          <w:shd w:val="clear" w:color="auto" w:fill="FFFFFF"/>
        </w:rPr>
        <w:t>阶段定义部分，用于表示CICD流程中的同一作用的动作，以stages字段表示。每个阶段表示一组具有共同目标的任务集合，例如构建、测试或部署。阶段通过列表形式组织，并在配置文件中按执行顺序排列。开发人员可自定义除关键字外的阶段标识符。</w:t>
      </w:r>
    </w:p>
    <w:p w14:paraId="6BBE6FDB" w14:textId="4ACAFC8C" w:rsidR="00D91553" w:rsidRPr="00D91553" w:rsidRDefault="00D91553" w:rsidP="00D91553">
      <w:pPr>
        <w:pStyle w:val="15221"/>
        <w:ind w:firstLine="480"/>
        <w:rPr>
          <w:shd w:val="clear" w:color="auto" w:fill="FFFFFF"/>
        </w:rPr>
      </w:pPr>
      <w:r w:rsidRPr="00D91553">
        <w:rPr>
          <w:shd w:val="clear" w:color="auto" w:fill="FFFFFF"/>
        </w:rPr>
        <w:t>任务定义部分，用于指定CICD流程中的特定执行动作，以tasks字段表示。每个任务通过指定的脚本或命令行操作来实现其功能，格式上包括一系列可运行的命令。这些任务可以是编译代码、运行测试、部署应用等具体操作，支持直接嵌入的脚本或引用外部脚本文件。特别地，当任务命令为</w:t>
      </w:r>
      <w:r w:rsidR="00D16D4E">
        <w:rPr>
          <w:rFonts w:hint="eastAsia"/>
          <w:shd w:val="clear" w:color="auto" w:fill="FFFFFF"/>
        </w:rPr>
        <w:t>“</w:t>
      </w:r>
      <w:r w:rsidRPr="00D91553">
        <w:rPr>
          <w:shd w:val="clear" w:color="auto" w:fill="FFFFFF"/>
        </w:rPr>
        <w:t>serverless:</w:t>
      </w:r>
      <w:r w:rsidR="00894F38">
        <w:rPr>
          <w:shd w:val="clear" w:color="auto" w:fill="FFFFFF"/>
        </w:rPr>
        <w:t xml:space="preserve"> </w:t>
      </w:r>
      <w:r w:rsidRPr="00D91553">
        <w:rPr>
          <w:shd w:val="clear" w:color="auto" w:fill="FFFFFF"/>
        </w:rPr>
        <w:t>函数名</w:t>
      </w:r>
      <w:r w:rsidR="00D16D4E">
        <w:rPr>
          <w:rFonts w:hint="eastAsia"/>
          <w:shd w:val="clear" w:color="auto" w:fill="FFFFFF"/>
        </w:rPr>
        <w:t>”</w:t>
      </w:r>
      <w:r w:rsidRPr="00D91553">
        <w:rPr>
          <w:shd w:val="clear" w:color="auto" w:fill="FFFFFF"/>
        </w:rPr>
        <w:t>的形式时，将调用serverless执行器执行对应任务。</w:t>
      </w:r>
    </w:p>
    <w:p w14:paraId="03D61016" w14:textId="77777777" w:rsidR="00D91553" w:rsidRPr="00D91553" w:rsidRDefault="00D91553" w:rsidP="00D91553">
      <w:pPr>
        <w:pStyle w:val="15221"/>
        <w:ind w:firstLine="480"/>
        <w:rPr>
          <w:shd w:val="clear" w:color="auto" w:fill="FFFFFF"/>
        </w:rPr>
      </w:pPr>
      <w:r w:rsidRPr="00D91553">
        <w:rPr>
          <w:shd w:val="clear" w:color="auto" w:fill="FFFFFF"/>
        </w:rPr>
        <w:t>触发条件部分，用于定义基于事件的触发逻辑，以triggers字段表示。这些触发条件可包括代码提交、定时任务或特定平台的事件触发器。触发条件通过明确的事件类型和相应的参数配置进行描述，支持精细控制流程的激活。对于代码提交，使用on关键字指定事件（如push，</w:t>
      </w:r>
      <w:proofErr w:type="spellStart"/>
      <w:r w:rsidRPr="00D91553">
        <w:rPr>
          <w:shd w:val="clear" w:color="auto" w:fill="FFFFFF"/>
        </w:rPr>
        <w:t>pull_request</w:t>
      </w:r>
      <w:proofErr w:type="spellEnd"/>
      <w:r w:rsidRPr="00D91553">
        <w:rPr>
          <w:shd w:val="clear" w:color="auto" w:fill="FFFFFF"/>
        </w:rPr>
        <w:t>），可以通过下一层的branches关键字指定特定的分支或标签；而对于定时任务，可以通过schedule关键字以及</w:t>
      </w:r>
      <w:proofErr w:type="spellStart"/>
      <w:r w:rsidRPr="00D91553">
        <w:rPr>
          <w:shd w:val="clear" w:color="auto" w:fill="FFFFFF"/>
        </w:rPr>
        <w:t>cron</w:t>
      </w:r>
      <w:proofErr w:type="spellEnd"/>
      <w:r w:rsidRPr="00D91553">
        <w:rPr>
          <w:shd w:val="clear" w:color="auto" w:fill="FFFFFF"/>
        </w:rPr>
        <w:t>表达式设定执行时间。</w:t>
      </w:r>
    </w:p>
    <w:p w14:paraId="4633C248" w14:textId="77777777" w:rsidR="00D91553" w:rsidRPr="00D91553" w:rsidRDefault="00D91553" w:rsidP="00D91553">
      <w:pPr>
        <w:pStyle w:val="15221"/>
        <w:ind w:firstLine="480"/>
        <w:rPr>
          <w:shd w:val="clear" w:color="auto" w:fill="FFFFFF"/>
        </w:rPr>
      </w:pPr>
      <w:r w:rsidRPr="00D91553">
        <w:rPr>
          <w:shd w:val="clear" w:color="auto" w:fill="FFFFFF"/>
        </w:rPr>
        <w:t>依赖关系部分，用于指定各阶段或任务之间的依赖顺序，以</w:t>
      </w:r>
      <w:proofErr w:type="spellStart"/>
      <w:r w:rsidRPr="00D91553">
        <w:rPr>
          <w:shd w:val="clear" w:color="auto" w:fill="FFFFFF"/>
        </w:rPr>
        <w:t>depends_on</w:t>
      </w:r>
      <w:proofErr w:type="spellEnd"/>
      <w:r w:rsidRPr="00D91553">
        <w:rPr>
          <w:shd w:val="clear" w:color="auto" w:fill="FFFFFF"/>
        </w:rPr>
        <w:t>字段表示。这一配置确保在执行当前任务或阶段之前，所有必须的前置任务或阶段已经成功完成。依赖关系的声明采用阶段或任务的标识符，形成清晰的执行顺序。</w:t>
      </w:r>
    </w:p>
    <w:p w14:paraId="4AB11707" w14:textId="7503A867" w:rsidR="00D91553" w:rsidRPr="00D91553" w:rsidRDefault="00D91553" w:rsidP="00D91553">
      <w:pPr>
        <w:pStyle w:val="15221"/>
        <w:ind w:firstLine="480"/>
        <w:rPr>
          <w:shd w:val="clear" w:color="auto" w:fill="FFFFFF"/>
        </w:rPr>
      </w:pPr>
      <w:r w:rsidRPr="00D91553">
        <w:rPr>
          <w:shd w:val="clear" w:color="auto" w:fill="FFFFFF"/>
        </w:rPr>
        <w:t>错误处理部分，用于指定任务失败后的操作，包括默认的失败后不再重试（</w:t>
      </w:r>
      <w:proofErr w:type="spellStart"/>
      <w:r w:rsidRPr="00D91553">
        <w:rPr>
          <w:shd w:val="clear" w:color="auto" w:fill="FFFFFF"/>
        </w:rPr>
        <w:t>no_retry</w:t>
      </w:r>
      <w:proofErr w:type="spellEnd"/>
      <w:r w:rsidRPr="00D91553">
        <w:rPr>
          <w:shd w:val="clear" w:color="auto" w:fill="FFFFFF"/>
        </w:rPr>
        <w:t>）、失败重试（retry）和忽略错误（ignore）选项。定义格式为</w:t>
      </w:r>
      <w:r w:rsidR="00D16D4E">
        <w:rPr>
          <w:rFonts w:hint="eastAsia"/>
          <w:shd w:val="clear" w:color="auto" w:fill="FFFFFF"/>
        </w:rPr>
        <w:t>“</w:t>
      </w:r>
      <w:r w:rsidRPr="00D91553">
        <w:rPr>
          <w:shd w:val="clear" w:color="auto" w:fill="FFFFFF"/>
        </w:rPr>
        <w:t>任务标识符:错误处理关键字</w:t>
      </w:r>
      <w:r w:rsidR="00D16D4E">
        <w:rPr>
          <w:rFonts w:hint="eastAsia"/>
          <w:shd w:val="clear" w:color="auto" w:fill="FFFFFF"/>
        </w:rPr>
        <w:t>”</w:t>
      </w:r>
      <w:r w:rsidRPr="00D91553">
        <w:rPr>
          <w:shd w:val="clear" w:color="auto" w:fill="FFFFFF"/>
        </w:rPr>
        <w:t>。重试允许设置失败任务的最大重试次数（max）和重试间隔（delay）。</w:t>
      </w:r>
    </w:p>
    <w:p w14:paraId="06CD3D57" w14:textId="77777777" w:rsidR="00D91553" w:rsidRPr="00D91553" w:rsidRDefault="00D91553" w:rsidP="00D91553">
      <w:pPr>
        <w:pStyle w:val="15221"/>
        <w:ind w:firstLine="480"/>
        <w:rPr>
          <w:shd w:val="clear" w:color="auto" w:fill="FFFFFF"/>
        </w:rPr>
      </w:pPr>
      <w:r w:rsidRPr="00D91553">
        <w:rPr>
          <w:shd w:val="clear" w:color="auto" w:fill="FFFFFF"/>
        </w:rPr>
        <w:lastRenderedPageBreak/>
        <w:t>除了以上7个部分外，本发明的配置描述方法支持用户自定义领域特定语言的语法扩展，包括自定义字段、任务类型和执行逻辑，通过插件或API实现DSL的扩展。具体来说，可以选择配置转换器的非严格模式，通过平台支持插件、逻辑或自定义逻辑对自定义字段进行识别和处理。</w:t>
      </w:r>
    </w:p>
    <w:p w14:paraId="0AB6E543" w14:textId="77777777" w:rsidR="00D91553" w:rsidRPr="00D91553" w:rsidRDefault="00D91553" w:rsidP="00D91553">
      <w:pPr>
        <w:pStyle w:val="15221"/>
        <w:ind w:firstLine="480"/>
        <w:rPr>
          <w:shd w:val="clear" w:color="auto" w:fill="FFFFFF"/>
        </w:rPr>
      </w:pPr>
      <w:r w:rsidRPr="00D91553">
        <w:rPr>
          <w:shd w:val="clear" w:color="auto" w:fill="FFFFFF"/>
        </w:rPr>
        <w:t>2）配置转换器</w:t>
      </w:r>
    </w:p>
    <w:p w14:paraId="2585E6BA" w14:textId="77777777" w:rsidR="00D91553" w:rsidRPr="00D91553" w:rsidRDefault="00D91553" w:rsidP="00D91553">
      <w:pPr>
        <w:pStyle w:val="15221"/>
        <w:ind w:firstLine="480"/>
        <w:rPr>
          <w:shd w:val="clear" w:color="auto" w:fill="FFFFFF"/>
        </w:rPr>
      </w:pPr>
      <w:r w:rsidRPr="00D91553">
        <w:rPr>
          <w:shd w:val="clear" w:color="auto" w:fill="FFFFFF"/>
        </w:rPr>
        <w:t>配置转换器是本发明的核心组件之一，它负责将通用DSL描述的配置信息转换为针对特定CICD平台的配置文件。该转换器的主要目的是实现跨平台的兼容性，允许开发者编写一套统一的配置文件，然后自动转换为各个平台所需的特定格式，减少了维护多套配置文件的需求和潜在的错误。</w:t>
      </w:r>
    </w:p>
    <w:p w14:paraId="1CF12791" w14:textId="77777777" w:rsidR="00D91553" w:rsidRPr="00D91553" w:rsidRDefault="00D91553" w:rsidP="00D91553">
      <w:pPr>
        <w:pStyle w:val="15221"/>
        <w:ind w:firstLine="480"/>
        <w:rPr>
          <w:shd w:val="clear" w:color="auto" w:fill="FFFFFF"/>
        </w:rPr>
      </w:pPr>
      <w:r w:rsidRPr="00D91553">
        <w:rPr>
          <w:shd w:val="clear" w:color="auto" w:fill="FFFFFF"/>
        </w:rPr>
        <w:t>配置转换器支持将DSL描述的配置转换成多种流行的CICD平台的配置格式，如Jenkins的</w:t>
      </w:r>
      <w:proofErr w:type="spellStart"/>
      <w:r w:rsidRPr="00D91553">
        <w:rPr>
          <w:shd w:val="clear" w:color="auto" w:fill="FFFFFF"/>
        </w:rPr>
        <w:t>Jenkinsfile</w:t>
      </w:r>
      <w:proofErr w:type="spellEnd"/>
      <w:r w:rsidRPr="00D91553">
        <w:rPr>
          <w:shd w:val="clear" w:color="auto" w:fill="FFFFFF"/>
        </w:rPr>
        <w:t>，GitLab CI的.</w:t>
      </w:r>
      <w:proofErr w:type="spellStart"/>
      <w:r w:rsidRPr="00D91553">
        <w:rPr>
          <w:shd w:val="clear" w:color="auto" w:fill="FFFFFF"/>
        </w:rPr>
        <w:t>gitlab-ci.yml</w:t>
      </w:r>
      <w:proofErr w:type="spellEnd"/>
      <w:r w:rsidRPr="00D91553">
        <w:rPr>
          <w:shd w:val="clear" w:color="auto" w:fill="FFFFFF"/>
        </w:rPr>
        <w:t>，以及GitHub Actions的工作流文件。其提供命令行的操作界面，允许用户使用该界面对编写完成的DSL描述文件进行语法检查、转换以及根据</w:t>
      </w:r>
      <w:proofErr w:type="spellStart"/>
      <w:r w:rsidRPr="00D91553">
        <w:rPr>
          <w:shd w:val="clear" w:color="auto" w:fill="FFFFFF"/>
        </w:rPr>
        <w:t>depend_on</w:t>
      </w:r>
      <w:proofErr w:type="spellEnd"/>
      <w:r w:rsidRPr="00D91553">
        <w:rPr>
          <w:shd w:val="clear" w:color="auto" w:fill="FFFFFF"/>
        </w:rPr>
        <w:t>字段生成阶段和任务的依赖图（通过</w:t>
      </w:r>
      <w:proofErr w:type="spellStart"/>
      <w:r w:rsidRPr="00D91553">
        <w:rPr>
          <w:shd w:val="clear" w:color="auto" w:fill="FFFFFF"/>
        </w:rPr>
        <w:t>graphviz</w:t>
      </w:r>
      <w:proofErr w:type="spellEnd"/>
      <w:r w:rsidRPr="00D91553">
        <w:rPr>
          <w:shd w:val="clear" w:color="auto" w:fill="FFFFFF"/>
        </w:rPr>
        <w:t>）。</w:t>
      </w:r>
    </w:p>
    <w:p w14:paraId="6A87AFC7" w14:textId="77777777" w:rsidR="00D91553" w:rsidRPr="00D91553" w:rsidRDefault="00D91553" w:rsidP="00D91553">
      <w:pPr>
        <w:pStyle w:val="15221"/>
        <w:ind w:firstLine="480"/>
        <w:rPr>
          <w:shd w:val="clear" w:color="auto" w:fill="FFFFFF"/>
        </w:rPr>
      </w:pPr>
      <w:r w:rsidRPr="00D91553">
        <w:rPr>
          <w:shd w:val="clear" w:color="auto" w:fill="FFFFFF"/>
        </w:rPr>
        <w:t>在转换过程中，用户可以通过指定参数来选择严格模式或非严格模式。在严格模式下，若YAML文件中包含无法识别的字段，则转换器将拒绝处理该文件。而在非严格模式下，用户可以在DSL描述文件中使用配置转换器暂不支持的语法，转换器会保留这些原始字段，并仅执行基本的转换。这种灵活性特别适用于需要使用特定平台扩展或插件的情况。用户还可以指定目标CICD平台的特定文件版本。</w:t>
      </w:r>
    </w:p>
    <w:p w14:paraId="726F57C8" w14:textId="77777777" w:rsidR="00D91553" w:rsidRPr="00D91553" w:rsidRDefault="00D91553" w:rsidP="00D91553">
      <w:pPr>
        <w:pStyle w:val="15221"/>
        <w:ind w:firstLine="480"/>
        <w:rPr>
          <w:shd w:val="clear" w:color="auto" w:fill="FFFFFF"/>
        </w:rPr>
      </w:pPr>
      <w:r w:rsidRPr="00D91553">
        <w:rPr>
          <w:shd w:val="clear" w:color="auto" w:fill="FFFFFF"/>
        </w:rPr>
        <w:t>3）平台适配器</w:t>
      </w:r>
    </w:p>
    <w:p w14:paraId="3487827A" w14:textId="77777777" w:rsidR="00D91553" w:rsidRPr="00D91553" w:rsidRDefault="00D91553" w:rsidP="00D91553">
      <w:pPr>
        <w:pStyle w:val="15221"/>
        <w:ind w:firstLine="480"/>
        <w:rPr>
          <w:shd w:val="clear" w:color="auto" w:fill="FFFFFF"/>
        </w:rPr>
      </w:pPr>
      <w:r w:rsidRPr="00D91553">
        <w:rPr>
          <w:shd w:val="clear" w:color="auto" w:fill="FFFFFF"/>
        </w:rPr>
        <w:t>平台适配器负责在各个CICD平台上管理状态以及调用Serverless执行器。每个CICD平台的适配器以Docker镜像的形式存在，使其能够作为Runner或Agent轻松地部署和运行在GitHub Actions、GitLab CI和Jenkins中。配置转换器在转换过程中，会自动添加与平台适配器相关的镜像字段，确保CICD平台能够顺利拉取适配器的容器镜像。</w:t>
      </w:r>
    </w:p>
    <w:p w14:paraId="4DA54EAC" w14:textId="77777777" w:rsidR="00D91553" w:rsidRPr="00D91553" w:rsidRDefault="00D91553" w:rsidP="00D91553">
      <w:pPr>
        <w:pStyle w:val="15221"/>
        <w:ind w:firstLine="480"/>
        <w:rPr>
          <w:shd w:val="clear" w:color="auto" w:fill="FFFFFF"/>
        </w:rPr>
      </w:pPr>
      <w:r w:rsidRPr="00D91553">
        <w:rPr>
          <w:shd w:val="clear" w:color="auto" w:fill="FFFFFF"/>
        </w:rPr>
        <w:t>平台适配器负责利用CICD平台提供的接口存储状态，如获取上一个阶段的数据、工件等。平台适配器通过读取DSL文件的环境变量部分获知与Serverless执行器的通信配置，并且通过读取DSL文件的任务定义部分调用Serverless执行器执行任务。平台适配器通过调用Serverless云平台的API实现与Serverless执行器的通信，包括调用和结果返回。</w:t>
      </w:r>
    </w:p>
    <w:p w14:paraId="59C7F9D8" w14:textId="77777777" w:rsidR="00D91553" w:rsidRPr="00D91553" w:rsidRDefault="00D91553" w:rsidP="00D91553">
      <w:pPr>
        <w:pStyle w:val="15221"/>
        <w:ind w:firstLine="480"/>
        <w:rPr>
          <w:shd w:val="clear" w:color="auto" w:fill="FFFFFF"/>
        </w:rPr>
      </w:pPr>
      <w:r w:rsidRPr="00D91553">
        <w:rPr>
          <w:shd w:val="clear" w:color="auto" w:fill="FFFFFF"/>
        </w:rPr>
        <w:t>此外，平台适配器还包括错误处理和日志记录功能。当Serverless执行器的调用以及命令执行发生错误时，平台适配器不仅能够记录详细的错误信息，还可以根据配置描述中的错误处理策略，自动执行重试等操作。平台适配器调用相应的API返回结果，使用者可在CICD平台的相应界面中查看流程的运行记录。</w:t>
      </w:r>
    </w:p>
    <w:p w14:paraId="67C8B9BE" w14:textId="77777777" w:rsidR="00D91553" w:rsidRPr="00D91553" w:rsidRDefault="00D91553" w:rsidP="00D91553">
      <w:pPr>
        <w:pStyle w:val="15221"/>
        <w:ind w:firstLine="480"/>
        <w:rPr>
          <w:shd w:val="clear" w:color="auto" w:fill="FFFFFF"/>
        </w:rPr>
      </w:pPr>
      <w:r w:rsidRPr="00D91553">
        <w:rPr>
          <w:shd w:val="clear" w:color="auto" w:fill="FFFFFF"/>
        </w:rPr>
        <w:lastRenderedPageBreak/>
        <w:t>4）Serverless执行器</w:t>
      </w:r>
    </w:p>
    <w:p w14:paraId="1A8AABE8" w14:textId="77777777" w:rsidR="00D91553" w:rsidRPr="00D91553" w:rsidRDefault="00D91553" w:rsidP="00D91553">
      <w:pPr>
        <w:pStyle w:val="15221"/>
        <w:ind w:firstLine="480"/>
        <w:rPr>
          <w:shd w:val="clear" w:color="auto" w:fill="FFFFFF"/>
        </w:rPr>
      </w:pPr>
      <w:r w:rsidRPr="00D91553">
        <w:rPr>
          <w:shd w:val="clear" w:color="auto" w:fill="FFFFFF"/>
        </w:rPr>
        <w:t>Serverless执行器负责在无服务器的环境中执行具体的CICD任务。这种执行方式利用了Serverless计算的优势，如按需计费、高弹性和低成本，从而为CICD流程提供了一种高效和经济的执行方案。</w:t>
      </w:r>
    </w:p>
    <w:p w14:paraId="54F19CC0" w14:textId="77777777" w:rsidR="00D91553" w:rsidRPr="00D91553" w:rsidRDefault="00D91553" w:rsidP="00D91553">
      <w:pPr>
        <w:pStyle w:val="15221"/>
        <w:ind w:firstLine="480"/>
        <w:rPr>
          <w:shd w:val="clear" w:color="auto" w:fill="FFFFFF"/>
        </w:rPr>
      </w:pPr>
      <w:r w:rsidRPr="00D91553">
        <w:rPr>
          <w:shd w:val="clear" w:color="auto" w:fill="FFFFFF"/>
        </w:rPr>
        <w:t>Serverless执行器根据从平台适配器接收到的配置和参数，动态执行各种CICD任务。由于Serverless环境的无状态特性，因此，本系统的使用者应仅将无状态的任务置于Serverless执行器中执行，如代码编译、打包、测试、代码质量检查、通知等。对于有状态的任务，应当进行任务拆分，利用平台适配器传递任务的状态数据。</w:t>
      </w:r>
    </w:p>
    <w:p w14:paraId="541757CD" w14:textId="77777777" w:rsidR="00D91553" w:rsidRPr="00D91553" w:rsidRDefault="00D91553" w:rsidP="00D91553">
      <w:pPr>
        <w:pStyle w:val="15221"/>
        <w:ind w:firstLine="480"/>
        <w:rPr>
          <w:shd w:val="clear" w:color="auto" w:fill="FFFFFF"/>
        </w:rPr>
      </w:pPr>
      <w:r w:rsidRPr="00D91553">
        <w:rPr>
          <w:shd w:val="clear" w:color="auto" w:fill="FFFFFF"/>
        </w:rPr>
        <w:t>准备Serverless执行器，需要使用者在阿里云、</w:t>
      </w:r>
      <w:proofErr w:type="gramStart"/>
      <w:r w:rsidRPr="00D91553">
        <w:rPr>
          <w:shd w:val="clear" w:color="auto" w:fill="FFFFFF"/>
        </w:rPr>
        <w:t>腾讯云</w:t>
      </w:r>
      <w:proofErr w:type="gramEnd"/>
      <w:r w:rsidRPr="00D91553">
        <w:rPr>
          <w:shd w:val="clear" w:color="auto" w:fill="FFFFFF"/>
        </w:rPr>
        <w:t>、AWS Lambda等Serverless平台上准备CICD无状态任务的运行环境，使用平台支持的语言编写对应的任务代码（亦可使用平台支持的其他功能，如自定义运行时、自定义容器运行环境等），并且在DSL描述文件中定义配置信息和任务执行。Serverless任务的执行结果在Serverless平台和CICD平台均可见。</w:t>
      </w:r>
    </w:p>
    <w:p w14:paraId="1E903C73" w14:textId="77777777" w:rsidR="00D91553" w:rsidRPr="00D91553" w:rsidRDefault="00D91553" w:rsidP="00D91553">
      <w:pPr>
        <w:pStyle w:val="15221"/>
        <w:ind w:firstLine="480"/>
        <w:rPr>
          <w:shd w:val="clear" w:color="auto" w:fill="FFFFFF"/>
        </w:rPr>
      </w:pPr>
      <w:r w:rsidRPr="00D91553">
        <w:rPr>
          <w:shd w:val="clear" w:color="auto" w:fill="FFFFFF"/>
        </w:rPr>
        <w:t>有益效果：与现有技术相比，本发明提供了一种基于Serverless的跨平台CICD系统与实现方法，极大地优化了软件开发和部署流程，提高了开发和运维效率，具体体现在：</w:t>
      </w:r>
    </w:p>
    <w:p w14:paraId="1E6BCD9D" w14:textId="20EEAB39" w:rsidR="00D91553" w:rsidRPr="00D91553" w:rsidRDefault="00D91553" w:rsidP="00D91553">
      <w:pPr>
        <w:pStyle w:val="15221"/>
        <w:ind w:firstLine="480"/>
        <w:rPr>
          <w:shd w:val="clear" w:color="auto" w:fill="FFFFFF"/>
        </w:rPr>
      </w:pPr>
      <w:r w:rsidRPr="00D91553">
        <w:rPr>
          <w:shd w:val="clear" w:color="auto" w:fill="FFFFFF"/>
        </w:rPr>
        <w:t>1）为开发人员提供了一种跨平台的领域特定语言（DSL），简化了CICD流程的定义和管理。通过这种统一的DSL，开发团队可以在一个更高的抽象层次上设计和思考他们的持续集成和持续部署流程，降低人员的跨平台的学习成本，从而减少重复性工作和降低错误率。</w:t>
      </w:r>
    </w:p>
    <w:p w14:paraId="28BBBE9A" w14:textId="7F2B6A24" w:rsidR="00D91553" w:rsidRPr="00D91553" w:rsidRDefault="00D91553" w:rsidP="00D91553">
      <w:pPr>
        <w:pStyle w:val="15221"/>
        <w:ind w:firstLine="480"/>
        <w:rPr>
          <w:shd w:val="clear" w:color="auto" w:fill="FFFFFF"/>
        </w:rPr>
      </w:pPr>
      <w:r w:rsidRPr="00D91553">
        <w:rPr>
          <w:shd w:val="clear" w:color="auto" w:fill="FFFFFF"/>
        </w:rPr>
        <w:t>2）通过配置转换器，自动将通用的DSL描述转换为适用于各种主流CICD平台的配置文件，解决CICD平台的供应商锁定问题，免去了开发人员手动编写和调试针对每个平台特定配置的需要，使得他们可以更专注于业务逻辑和应用功能的开发。</w:t>
      </w:r>
    </w:p>
    <w:p w14:paraId="458BE71F" w14:textId="3F93EF5F" w:rsidR="00D91553" w:rsidRPr="00D91553" w:rsidRDefault="00D91553" w:rsidP="00D91553">
      <w:pPr>
        <w:pStyle w:val="15221"/>
        <w:ind w:firstLine="480"/>
        <w:rPr>
          <w:shd w:val="clear" w:color="auto" w:fill="FFFFFF"/>
        </w:rPr>
      </w:pPr>
      <w:r w:rsidRPr="00D91553">
        <w:rPr>
          <w:shd w:val="clear" w:color="auto" w:fill="FFFFFF"/>
        </w:rPr>
        <w:t>3）通过以Docker容器提供的平台适配器，解决了部分CICD平台不支持自定义Runner或因Runner（CICD 执行器）成本高昂而导致的局限性问题，进一步增强了该系统的可移植性和</w:t>
      </w:r>
      <w:proofErr w:type="gramStart"/>
      <w:r w:rsidRPr="00D91553">
        <w:rPr>
          <w:shd w:val="clear" w:color="auto" w:fill="FFFFFF"/>
        </w:rPr>
        <w:t>可</w:t>
      </w:r>
      <w:proofErr w:type="gramEnd"/>
      <w:r w:rsidRPr="00D91553">
        <w:rPr>
          <w:shd w:val="clear" w:color="auto" w:fill="FFFFFF"/>
        </w:rPr>
        <w:t>配置性，允许快速部署和灵活配置以适应各种运行环境。</w:t>
      </w:r>
    </w:p>
    <w:p w14:paraId="232E6D8D" w14:textId="2952F8F0" w:rsidR="00D91553" w:rsidRPr="00D91553" w:rsidRDefault="00D91553" w:rsidP="00D91553">
      <w:pPr>
        <w:pStyle w:val="15221"/>
        <w:ind w:firstLine="480"/>
        <w:rPr>
          <w:shd w:val="clear" w:color="auto" w:fill="FFFFFF"/>
        </w:rPr>
      </w:pPr>
      <w:r w:rsidRPr="00D91553">
        <w:rPr>
          <w:shd w:val="clear" w:color="auto" w:fill="FFFFFF"/>
        </w:rPr>
        <w:t>4）利用Serverless执行器的无状态执行特性，优化资源使用并降低了运行成本。由于Serverless平台的按需计费模式，本发明允许企业根据实际用量支付费用，避免了传统服务器或虚拟机长时间空闲带来的浪费。此外，Serverless执行器还提高了系统的可扩展性和弹性，使得CICD流程能够灵活应对项目规模的变化。</w:t>
      </w:r>
    </w:p>
    <w:p w14:paraId="61473B90" w14:textId="77777777" w:rsidR="00AD60DC" w:rsidRPr="00781501" w:rsidRDefault="00B52C6F" w:rsidP="00804A81">
      <w:pPr>
        <w:pStyle w:val="a0"/>
        <w:numPr>
          <w:ilvl w:val="0"/>
          <w:numId w:val="0"/>
        </w:numPr>
        <w:spacing w:line="360" w:lineRule="auto"/>
      </w:pPr>
      <w:r w:rsidRPr="00781501">
        <w:rPr>
          <w:b/>
        </w:rPr>
        <w:t>附图说明</w:t>
      </w:r>
    </w:p>
    <w:p w14:paraId="04C4F881" w14:textId="21B4E2BD" w:rsidR="00B52C6F" w:rsidRPr="00781501" w:rsidRDefault="00CE4851" w:rsidP="00B52C6F">
      <w:pPr>
        <w:pStyle w:val="15221"/>
        <w:ind w:firstLine="480"/>
        <w:rPr>
          <w:rFonts w:ascii="Times New Roman" w:hAnsi="Times New Roman" w:cs="Times New Roman"/>
        </w:rPr>
      </w:pPr>
      <w:r w:rsidRPr="00CE4851">
        <w:rPr>
          <w:rFonts w:ascii="Times New Roman" w:hAnsi="Times New Roman" w:cs="Times New Roman" w:hint="eastAsia"/>
        </w:rPr>
        <w:t>图</w:t>
      </w:r>
      <w:r w:rsidRPr="00CE4851">
        <w:rPr>
          <w:rFonts w:ascii="Times New Roman" w:hAnsi="Times New Roman" w:cs="Times New Roman" w:hint="eastAsia"/>
        </w:rPr>
        <w:t>1</w:t>
      </w:r>
      <w:r w:rsidRPr="00CE4851">
        <w:rPr>
          <w:rFonts w:ascii="Times New Roman" w:hAnsi="Times New Roman" w:cs="Times New Roman" w:hint="eastAsia"/>
        </w:rPr>
        <w:t>为本发明的总体架构图</w:t>
      </w:r>
      <w:r w:rsidR="00B52C6F" w:rsidRPr="00781501">
        <w:rPr>
          <w:rFonts w:ascii="Times New Roman" w:hAnsi="Times New Roman" w:cs="Times New Roman"/>
        </w:rPr>
        <w:t>；</w:t>
      </w:r>
    </w:p>
    <w:p w14:paraId="09BF5F60" w14:textId="7B228C85" w:rsidR="00B52C6F" w:rsidRPr="00781501" w:rsidRDefault="00B52C6F" w:rsidP="00CE4851">
      <w:pPr>
        <w:pStyle w:val="15221"/>
        <w:ind w:firstLine="480"/>
        <w:rPr>
          <w:rFonts w:ascii="Times New Roman" w:hAnsi="Times New Roman" w:cs="Times New Roman"/>
        </w:rPr>
      </w:pPr>
      <w:r w:rsidRPr="00781501">
        <w:rPr>
          <w:rFonts w:ascii="Times New Roman" w:hAnsi="Times New Roman" w:cs="Times New Roman"/>
        </w:rPr>
        <w:t>图</w:t>
      </w:r>
      <w:r w:rsidRPr="00781501">
        <w:rPr>
          <w:rFonts w:ascii="Times New Roman" w:hAnsi="Times New Roman" w:cs="Times New Roman"/>
        </w:rPr>
        <w:t>2</w:t>
      </w:r>
      <w:r w:rsidR="00CE4851">
        <w:rPr>
          <w:rFonts w:ascii="Times New Roman" w:hAnsi="Times New Roman" w:cs="Times New Roman" w:hint="eastAsia"/>
        </w:rPr>
        <w:t>为</w:t>
      </w:r>
      <w:r w:rsidR="00CE4851" w:rsidRPr="00CE4851">
        <w:rPr>
          <w:rFonts w:ascii="Times New Roman" w:hAnsi="Times New Roman" w:cs="Times New Roman" w:hint="eastAsia"/>
        </w:rPr>
        <w:t>本发明实施例的流程示意图</w:t>
      </w:r>
      <w:r w:rsidRPr="00781501">
        <w:rPr>
          <w:rFonts w:ascii="Times New Roman" w:hAnsi="Times New Roman" w:cs="Times New Roman"/>
        </w:rPr>
        <w:t>。</w:t>
      </w:r>
    </w:p>
    <w:p w14:paraId="0DBA9E39" w14:textId="6B290F4F" w:rsidR="00B52C6F" w:rsidRDefault="00781501" w:rsidP="00804A81">
      <w:pPr>
        <w:pStyle w:val="a0"/>
        <w:numPr>
          <w:ilvl w:val="0"/>
          <w:numId w:val="0"/>
        </w:numPr>
        <w:spacing w:line="360" w:lineRule="auto"/>
        <w:rPr>
          <w:b/>
        </w:rPr>
      </w:pPr>
      <w:r w:rsidRPr="00781501">
        <w:rPr>
          <w:b/>
        </w:rPr>
        <w:lastRenderedPageBreak/>
        <w:t>具体实施方式</w:t>
      </w:r>
    </w:p>
    <w:p w14:paraId="39FAFDF9" w14:textId="77777777" w:rsidR="00706018" w:rsidRPr="00706018" w:rsidRDefault="00706018" w:rsidP="00706018">
      <w:pPr>
        <w:pStyle w:val="15221"/>
        <w:ind w:firstLine="480"/>
        <w:rPr>
          <w:rFonts w:ascii="Times New Roman" w:hAnsi="Times New Roman" w:cs="Times New Roman"/>
        </w:rPr>
      </w:pPr>
      <w:r w:rsidRPr="00706018">
        <w:rPr>
          <w:rFonts w:ascii="Times New Roman" w:hAnsi="Times New Roman" w:cs="Times New Roman"/>
        </w:rPr>
        <w:t>下面结合具体实施例，进一步阐明本发明，应理解这些实施例仅用于说明本发明而不用于限制本发明的范围，在阅读了本发明之后，本领域技术人员对本发明的各种等价形式的修改均落于本申请所附权利要求所限定的范围。</w:t>
      </w:r>
    </w:p>
    <w:p w14:paraId="6CEE074E" w14:textId="39C7B796" w:rsidR="00706018" w:rsidRPr="00706018" w:rsidRDefault="00706018" w:rsidP="00706018">
      <w:pPr>
        <w:pStyle w:val="15221"/>
        <w:ind w:firstLine="480"/>
        <w:rPr>
          <w:rFonts w:ascii="Times New Roman" w:hAnsi="Times New Roman" w:cs="Times New Roman"/>
        </w:rPr>
      </w:pPr>
      <w:r w:rsidRPr="00706018">
        <w:rPr>
          <w:rFonts w:ascii="Times New Roman" w:hAnsi="Times New Roman" w:cs="Times New Roman"/>
        </w:rPr>
        <w:t>一种基于</w:t>
      </w:r>
      <w:r w:rsidRPr="00706018">
        <w:rPr>
          <w:rFonts w:ascii="Times New Roman" w:hAnsi="Times New Roman" w:cs="Times New Roman"/>
        </w:rPr>
        <w:t>Serverless</w:t>
      </w:r>
      <w:r w:rsidRPr="00706018">
        <w:rPr>
          <w:rFonts w:ascii="Times New Roman" w:hAnsi="Times New Roman" w:cs="Times New Roman"/>
        </w:rPr>
        <w:t>的跨平台</w:t>
      </w:r>
      <w:r w:rsidRPr="00706018">
        <w:rPr>
          <w:rFonts w:ascii="Times New Roman" w:hAnsi="Times New Roman" w:cs="Times New Roman"/>
        </w:rPr>
        <w:t>CICD</w:t>
      </w:r>
      <w:r w:rsidRPr="00706018">
        <w:rPr>
          <w:rFonts w:ascii="Times New Roman" w:hAnsi="Times New Roman" w:cs="Times New Roman"/>
        </w:rPr>
        <w:t>系统与实现方法，其实现架构如图</w:t>
      </w:r>
      <w:r w:rsidRPr="00706018">
        <w:rPr>
          <w:rFonts w:ascii="Times New Roman" w:hAnsi="Times New Roman" w:cs="Times New Roman"/>
        </w:rPr>
        <w:t>1</w:t>
      </w:r>
      <w:r w:rsidRPr="00706018">
        <w:rPr>
          <w:rFonts w:ascii="Times New Roman" w:hAnsi="Times New Roman" w:cs="Times New Roman"/>
        </w:rPr>
        <w:t>所示，包括配置描述方法（即</w:t>
      </w:r>
      <w:r w:rsidRPr="00706018">
        <w:rPr>
          <w:rFonts w:ascii="Times New Roman" w:hAnsi="Times New Roman" w:cs="Times New Roman"/>
        </w:rPr>
        <w:t>CICD DSL</w:t>
      </w:r>
      <w:r w:rsidRPr="00706018">
        <w:rPr>
          <w:rFonts w:ascii="Times New Roman" w:hAnsi="Times New Roman" w:cs="Times New Roman"/>
        </w:rPr>
        <w:t>）、配置转换器、平台适配器以及</w:t>
      </w:r>
      <w:r w:rsidRPr="00706018">
        <w:rPr>
          <w:rFonts w:ascii="Times New Roman" w:hAnsi="Times New Roman" w:cs="Times New Roman"/>
        </w:rPr>
        <w:t>Serverless</w:t>
      </w:r>
      <w:r w:rsidRPr="00706018">
        <w:rPr>
          <w:rFonts w:ascii="Times New Roman" w:hAnsi="Times New Roman" w:cs="Times New Roman"/>
        </w:rPr>
        <w:t>执行器。接下来，</w:t>
      </w:r>
      <w:r w:rsidRPr="00706018">
        <w:rPr>
          <w:rFonts w:ascii="Times New Roman" w:hAnsi="Times New Roman" w:cs="Times New Roman"/>
        </w:rPr>
        <w:t>CICD</w:t>
      </w:r>
      <w:r w:rsidRPr="00706018">
        <w:rPr>
          <w:rFonts w:ascii="Times New Roman" w:hAnsi="Times New Roman" w:cs="Times New Roman"/>
        </w:rPr>
        <w:t>平台以</w:t>
      </w:r>
      <w:r w:rsidRPr="00706018">
        <w:rPr>
          <w:rFonts w:ascii="Times New Roman" w:hAnsi="Times New Roman" w:cs="Times New Roman"/>
        </w:rPr>
        <w:t>GitLab</w:t>
      </w:r>
      <w:r w:rsidRPr="00706018">
        <w:rPr>
          <w:rFonts w:ascii="Times New Roman" w:hAnsi="Times New Roman" w:cs="Times New Roman"/>
        </w:rPr>
        <w:t>为例，</w:t>
      </w:r>
      <w:r w:rsidRPr="00706018">
        <w:rPr>
          <w:rFonts w:ascii="Times New Roman" w:hAnsi="Times New Roman" w:cs="Times New Roman"/>
        </w:rPr>
        <w:t>Serverless</w:t>
      </w:r>
      <w:r w:rsidRPr="00706018">
        <w:rPr>
          <w:rFonts w:ascii="Times New Roman" w:hAnsi="Times New Roman" w:cs="Times New Roman"/>
        </w:rPr>
        <w:t>平台以阿里云函数计算为例，阐述具体的实施步骤</w:t>
      </w:r>
      <w:r w:rsidR="00F70EA5">
        <w:rPr>
          <w:rFonts w:ascii="Times New Roman" w:hAnsi="Times New Roman" w:cs="Times New Roman" w:hint="eastAsia"/>
        </w:rPr>
        <w:t>（</w:t>
      </w:r>
      <w:r w:rsidRPr="00706018">
        <w:rPr>
          <w:rFonts w:ascii="Times New Roman" w:hAnsi="Times New Roman" w:cs="Times New Roman"/>
        </w:rPr>
        <w:t>如图</w:t>
      </w:r>
      <w:r w:rsidRPr="00706018">
        <w:rPr>
          <w:rFonts w:ascii="Times New Roman" w:hAnsi="Times New Roman" w:cs="Times New Roman"/>
        </w:rPr>
        <w:t>2</w:t>
      </w:r>
      <w:r w:rsidRPr="00706018">
        <w:rPr>
          <w:rFonts w:ascii="Times New Roman" w:hAnsi="Times New Roman" w:cs="Times New Roman"/>
        </w:rPr>
        <w:t>所示</w:t>
      </w:r>
      <w:r w:rsidR="00F70EA5">
        <w:rPr>
          <w:rFonts w:ascii="Times New Roman" w:hAnsi="Times New Roman" w:cs="Times New Roman"/>
        </w:rPr>
        <w:t>）：</w:t>
      </w:r>
    </w:p>
    <w:p w14:paraId="029B30FA" w14:textId="17E4E737" w:rsidR="00706018" w:rsidRPr="00706018" w:rsidRDefault="00706018" w:rsidP="00706018">
      <w:pPr>
        <w:pStyle w:val="15221"/>
        <w:ind w:firstLine="480"/>
        <w:rPr>
          <w:rFonts w:ascii="Times New Roman" w:hAnsi="Times New Roman" w:cs="Times New Roman"/>
        </w:rPr>
      </w:pPr>
      <w:r w:rsidRPr="00706018">
        <w:rPr>
          <w:rFonts w:ascii="Times New Roman" w:hAnsi="Times New Roman" w:cs="Times New Roman"/>
        </w:rPr>
        <w:t>步骤</w:t>
      </w:r>
      <w:proofErr w:type="gramStart"/>
      <w:r w:rsidRPr="00706018">
        <w:rPr>
          <w:rFonts w:ascii="Times New Roman" w:hAnsi="Times New Roman" w:cs="Times New Roman"/>
        </w:rPr>
        <w:t>一</w:t>
      </w:r>
      <w:proofErr w:type="gramEnd"/>
      <w:r w:rsidRPr="00706018">
        <w:rPr>
          <w:rFonts w:ascii="Times New Roman" w:hAnsi="Times New Roman" w:cs="Times New Roman"/>
        </w:rPr>
        <w:t>：定义</w:t>
      </w:r>
      <w:r w:rsidRPr="00706018">
        <w:rPr>
          <w:rFonts w:ascii="Times New Roman" w:hAnsi="Times New Roman" w:cs="Times New Roman"/>
        </w:rPr>
        <w:t>CICD</w:t>
      </w:r>
      <w:r w:rsidRPr="00706018">
        <w:rPr>
          <w:rFonts w:ascii="Times New Roman" w:hAnsi="Times New Roman" w:cs="Times New Roman"/>
        </w:rPr>
        <w:t>流程的配置描述。在该步骤中，用户明确</w:t>
      </w:r>
      <w:r w:rsidRPr="00706018">
        <w:rPr>
          <w:rFonts w:ascii="Times New Roman" w:hAnsi="Times New Roman" w:cs="Times New Roman"/>
        </w:rPr>
        <w:t>CICD</w:t>
      </w:r>
      <w:r w:rsidRPr="00706018">
        <w:rPr>
          <w:rFonts w:ascii="Times New Roman" w:hAnsi="Times New Roman" w:cs="Times New Roman"/>
        </w:rPr>
        <w:t>流程和进行阶段、任务划分后，使用</w:t>
      </w:r>
      <w:r w:rsidRPr="00706018">
        <w:rPr>
          <w:rFonts w:ascii="Times New Roman" w:hAnsi="Times New Roman" w:cs="Times New Roman"/>
        </w:rPr>
        <w:t>DSL</w:t>
      </w:r>
      <w:r w:rsidRPr="00706018">
        <w:rPr>
          <w:rFonts w:ascii="Times New Roman" w:hAnsi="Times New Roman" w:cs="Times New Roman"/>
        </w:rPr>
        <w:t>语法编写</w:t>
      </w:r>
      <w:r w:rsidRPr="00706018">
        <w:rPr>
          <w:rFonts w:ascii="Times New Roman" w:hAnsi="Times New Roman" w:cs="Times New Roman"/>
        </w:rPr>
        <w:t>CICD</w:t>
      </w:r>
      <w:r w:rsidRPr="00706018">
        <w:rPr>
          <w:rFonts w:ascii="Times New Roman" w:hAnsi="Times New Roman" w:cs="Times New Roman"/>
        </w:rPr>
        <w:t>配置文件，以</w:t>
      </w:r>
      <w:r w:rsidRPr="00706018">
        <w:rPr>
          <w:rFonts w:ascii="Times New Roman" w:hAnsi="Times New Roman" w:cs="Times New Roman"/>
        </w:rPr>
        <w:t>YAML</w:t>
      </w:r>
      <w:r w:rsidRPr="00706018">
        <w:rPr>
          <w:rFonts w:ascii="Times New Roman" w:hAnsi="Times New Roman" w:cs="Times New Roman"/>
        </w:rPr>
        <w:t>格式定义项目配置（</w:t>
      </w:r>
      <w:r w:rsidRPr="00706018">
        <w:rPr>
          <w:rFonts w:ascii="Times New Roman" w:hAnsi="Times New Roman" w:cs="Times New Roman"/>
        </w:rPr>
        <w:t>project</w:t>
      </w:r>
      <w:r w:rsidRPr="00706018">
        <w:rPr>
          <w:rFonts w:ascii="Times New Roman" w:hAnsi="Times New Roman" w:cs="Times New Roman"/>
        </w:rPr>
        <w:t>）、环境变量（</w:t>
      </w:r>
      <w:r w:rsidRPr="00706018">
        <w:rPr>
          <w:rFonts w:ascii="Times New Roman" w:hAnsi="Times New Roman" w:cs="Times New Roman"/>
        </w:rPr>
        <w:t>env</w:t>
      </w:r>
      <w:r w:rsidRPr="00706018">
        <w:rPr>
          <w:rFonts w:ascii="Times New Roman" w:hAnsi="Times New Roman" w:cs="Times New Roman"/>
        </w:rPr>
        <w:t>）、阶段（</w:t>
      </w:r>
      <w:r w:rsidRPr="00706018">
        <w:rPr>
          <w:rFonts w:ascii="Times New Roman" w:hAnsi="Times New Roman" w:cs="Times New Roman"/>
        </w:rPr>
        <w:t>stages</w:t>
      </w:r>
      <w:r w:rsidRPr="00706018">
        <w:rPr>
          <w:rFonts w:ascii="Times New Roman" w:hAnsi="Times New Roman" w:cs="Times New Roman"/>
        </w:rPr>
        <w:t>）、任务（</w:t>
      </w:r>
      <w:r w:rsidRPr="00706018">
        <w:rPr>
          <w:rFonts w:ascii="Times New Roman" w:hAnsi="Times New Roman" w:cs="Times New Roman"/>
        </w:rPr>
        <w:t>tasks</w:t>
      </w:r>
      <w:r w:rsidRPr="00706018">
        <w:rPr>
          <w:rFonts w:ascii="Times New Roman" w:hAnsi="Times New Roman" w:cs="Times New Roman"/>
        </w:rPr>
        <w:t>）、触发条件（</w:t>
      </w:r>
      <w:r w:rsidRPr="00706018">
        <w:rPr>
          <w:rFonts w:ascii="Times New Roman" w:hAnsi="Times New Roman" w:cs="Times New Roman"/>
        </w:rPr>
        <w:t>triggers</w:t>
      </w:r>
      <w:r w:rsidRPr="00706018">
        <w:rPr>
          <w:rFonts w:ascii="Times New Roman" w:hAnsi="Times New Roman" w:cs="Times New Roman"/>
        </w:rPr>
        <w:t>）、依赖关系（</w:t>
      </w:r>
      <w:proofErr w:type="spellStart"/>
      <w:r w:rsidRPr="00706018">
        <w:rPr>
          <w:rFonts w:ascii="Times New Roman" w:hAnsi="Times New Roman" w:cs="Times New Roman"/>
        </w:rPr>
        <w:t>depends_on</w:t>
      </w:r>
      <w:proofErr w:type="spellEnd"/>
      <w:r w:rsidRPr="00706018">
        <w:rPr>
          <w:rFonts w:ascii="Times New Roman" w:hAnsi="Times New Roman" w:cs="Times New Roman"/>
        </w:rPr>
        <w:t>）和错误处理等关键元素。特别地，在环境变量部分，应定义</w:t>
      </w:r>
      <w:r w:rsidRPr="00706018">
        <w:rPr>
          <w:rFonts w:ascii="Times New Roman" w:hAnsi="Times New Roman" w:cs="Times New Roman"/>
        </w:rPr>
        <w:t>ALIYUN_</w:t>
      </w:r>
      <w:r w:rsidRPr="00706018">
        <w:rPr>
          <w:rFonts w:ascii="Times New Roman" w:hAnsi="Times New Roman" w:cs="Times New Roman"/>
        </w:rPr>
        <w:t>开头的访问阿里云函数计算的相关配置，包括</w:t>
      </w:r>
      <w:r w:rsidRPr="00706018">
        <w:rPr>
          <w:rFonts w:ascii="Times New Roman" w:hAnsi="Times New Roman" w:cs="Times New Roman"/>
        </w:rPr>
        <w:t>ALIYUN_ACCESS_KEY_ID</w:t>
      </w:r>
      <w:r w:rsidRPr="00706018">
        <w:rPr>
          <w:rFonts w:ascii="Times New Roman" w:hAnsi="Times New Roman" w:cs="Times New Roman"/>
        </w:rPr>
        <w:t>、</w:t>
      </w:r>
      <w:r w:rsidRPr="00706018">
        <w:rPr>
          <w:rFonts w:ascii="Times New Roman" w:hAnsi="Times New Roman" w:cs="Times New Roman"/>
        </w:rPr>
        <w:t>ALIYUN_ACCESS_KEY_SECRET</w:t>
      </w:r>
      <w:r w:rsidRPr="00706018">
        <w:rPr>
          <w:rFonts w:ascii="Times New Roman" w:hAnsi="Times New Roman" w:cs="Times New Roman"/>
        </w:rPr>
        <w:t>、</w:t>
      </w:r>
      <w:r w:rsidRPr="00706018">
        <w:rPr>
          <w:rFonts w:ascii="Times New Roman" w:hAnsi="Times New Roman" w:cs="Times New Roman"/>
        </w:rPr>
        <w:t>ALIYUN_ACCOUNT_ID</w:t>
      </w:r>
      <w:r w:rsidRPr="00706018">
        <w:rPr>
          <w:rFonts w:ascii="Times New Roman" w:hAnsi="Times New Roman" w:cs="Times New Roman"/>
        </w:rPr>
        <w:t>和</w:t>
      </w:r>
      <w:r w:rsidRPr="00706018">
        <w:rPr>
          <w:rFonts w:ascii="Times New Roman" w:hAnsi="Times New Roman" w:cs="Times New Roman"/>
        </w:rPr>
        <w:t>ALIYUN_REGION</w:t>
      </w:r>
      <w:r w:rsidRPr="00706018">
        <w:rPr>
          <w:rFonts w:ascii="Times New Roman" w:hAnsi="Times New Roman" w:cs="Times New Roman"/>
        </w:rPr>
        <w:t>；在任务定义部分，可使用</w:t>
      </w:r>
      <w:r w:rsidR="00F70EA5">
        <w:rPr>
          <w:rFonts w:ascii="Times New Roman" w:hAnsi="Times New Roman" w:cs="Times New Roman" w:hint="eastAsia"/>
        </w:rPr>
        <w:t>“</w:t>
      </w:r>
      <w:r w:rsidRPr="00706018">
        <w:rPr>
          <w:rFonts w:ascii="Times New Roman" w:hAnsi="Times New Roman" w:cs="Times New Roman"/>
        </w:rPr>
        <w:t>serverless:</w:t>
      </w:r>
      <w:r w:rsidR="00894F38">
        <w:rPr>
          <w:rFonts w:ascii="Times New Roman" w:hAnsi="Times New Roman" w:cs="Times New Roman"/>
        </w:rPr>
        <w:t xml:space="preserve"> </w:t>
      </w:r>
      <w:r w:rsidRPr="00706018">
        <w:rPr>
          <w:rFonts w:ascii="Times New Roman" w:hAnsi="Times New Roman" w:cs="Times New Roman"/>
        </w:rPr>
        <w:t>函数名</w:t>
      </w:r>
      <w:r w:rsidR="00F70EA5">
        <w:rPr>
          <w:rFonts w:ascii="Times New Roman" w:hAnsi="Times New Roman" w:cs="Times New Roman" w:hint="eastAsia"/>
        </w:rPr>
        <w:t>”</w:t>
      </w:r>
      <w:r w:rsidRPr="00706018">
        <w:rPr>
          <w:rFonts w:ascii="Times New Roman" w:hAnsi="Times New Roman" w:cs="Times New Roman"/>
        </w:rPr>
        <w:t>的形式调用</w:t>
      </w:r>
      <w:r w:rsidRPr="00706018">
        <w:rPr>
          <w:rFonts w:ascii="Times New Roman" w:hAnsi="Times New Roman" w:cs="Times New Roman"/>
        </w:rPr>
        <w:t>serverless</w:t>
      </w:r>
      <w:r w:rsidRPr="00706018">
        <w:rPr>
          <w:rFonts w:ascii="Times New Roman" w:hAnsi="Times New Roman" w:cs="Times New Roman"/>
        </w:rPr>
        <w:t>执行器执行任务。</w:t>
      </w:r>
    </w:p>
    <w:p w14:paraId="16B2A131" w14:textId="77777777" w:rsidR="00706018" w:rsidRPr="00706018" w:rsidRDefault="00706018" w:rsidP="00706018">
      <w:pPr>
        <w:pStyle w:val="15221"/>
        <w:ind w:firstLine="480"/>
        <w:rPr>
          <w:rFonts w:ascii="Times New Roman" w:hAnsi="Times New Roman" w:cs="Times New Roman"/>
        </w:rPr>
      </w:pPr>
      <w:r w:rsidRPr="00706018">
        <w:rPr>
          <w:rFonts w:ascii="Times New Roman" w:hAnsi="Times New Roman" w:cs="Times New Roman"/>
        </w:rPr>
        <w:t>步骤二：通过配置转换器转换得到</w:t>
      </w:r>
      <w:r w:rsidRPr="00706018">
        <w:rPr>
          <w:rFonts w:ascii="Times New Roman" w:hAnsi="Times New Roman" w:cs="Times New Roman"/>
        </w:rPr>
        <w:t>GitLab CI</w:t>
      </w:r>
      <w:r w:rsidRPr="00706018">
        <w:rPr>
          <w:rFonts w:ascii="Times New Roman" w:hAnsi="Times New Roman" w:cs="Times New Roman"/>
        </w:rPr>
        <w:t>的配置文件。在该步骤中，用户与配置转换器的命令行界面交互，指定</w:t>
      </w:r>
      <w:r w:rsidRPr="00706018">
        <w:rPr>
          <w:rFonts w:ascii="Times New Roman" w:hAnsi="Times New Roman" w:cs="Times New Roman"/>
        </w:rPr>
        <w:t>Serverless</w:t>
      </w:r>
      <w:r w:rsidRPr="00706018">
        <w:rPr>
          <w:rFonts w:ascii="Times New Roman" w:hAnsi="Times New Roman" w:cs="Times New Roman"/>
        </w:rPr>
        <w:t>平台为阿里云，指定</w:t>
      </w:r>
      <w:r w:rsidRPr="00706018">
        <w:rPr>
          <w:rFonts w:ascii="Times New Roman" w:hAnsi="Times New Roman" w:cs="Times New Roman"/>
        </w:rPr>
        <w:t>CICD</w:t>
      </w:r>
      <w:r w:rsidRPr="00706018">
        <w:rPr>
          <w:rFonts w:ascii="Times New Roman" w:hAnsi="Times New Roman" w:cs="Times New Roman"/>
        </w:rPr>
        <w:t>平台为</w:t>
      </w:r>
      <w:r w:rsidRPr="00706018">
        <w:rPr>
          <w:rFonts w:ascii="Times New Roman" w:hAnsi="Times New Roman" w:cs="Times New Roman"/>
        </w:rPr>
        <w:t>GitLab</w:t>
      </w:r>
      <w:r w:rsidRPr="00706018">
        <w:rPr>
          <w:rFonts w:ascii="Times New Roman" w:hAnsi="Times New Roman" w:cs="Times New Roman"/>
        </w:rPr>
        <w:t>，转换得到名称为</w:t>
      </w:r>
      <w:r w:rsidRPr="00706018">
        <w:rPr>
          <w:rFonts w:ascii="Times New Roman" w:hAnsi="Times New Roman" w:cs="Times New Roman"/>
        </w:rPr>
        <w:t>.</w:t>
      </w:r>
      <w:proofErr w:type="spellStart"/>
      <w:r w:rsidRPr="00706018">
        <w:rPr>
          <w:rFonts w:ascii="Times New Roman" w:hAnsi="Times New Roman" w:cs="Times New Roman"/>
        </w:rPr>
        <w:t>gitlab-ci.yml</w:t>
      </w:r>
      <w:proofErr w:type="spellEnd"/>
      <w:r w:rsidRPr="00706018">
        <w:rPr>
          <w:rFonts w:ascii="Times New Roman" w:hAnsi="Times New Roman" w:cs="Times New Roman"/>
        </w:rPr>
        <w:t>的配置文件。用户应将此文件置于项目</w:t>
      </w:r>
      <w:r w:rsidRPr="00706018">
        <w:rPr>
          <w:rFonts w:ascii="Times New Roman" w:hAnsi="Times New Roman" w:cs="Times New Roman"/>
        </w:rPr>
        <w:t>git</w:t>
      </w:r>
      <w:r w:rsidRPr="00706018">
        <w:rPr>
          <w:rFonts w:ascii="Times New Roman" w:hAnsi="Times New Roman" w:cs="Times New Roman"/>
        </w:rPr>
        <w:t>仓库的根目录下，以便</w:t>
      </w:r>
      <w:r w:rsidRPr="00706018">
        <w:rPr>
          <w:rFonts w:ascii="Times New Roman" w:hAnsi="Times New Roman" w:cs="Times New Roman"/>
        </w:rPr>
        <w:t>GitLab CI</w:t>
      </w:r>
      <w:r w:rsidRPr="00706018">
        <w:rPr>
          <w:rFonts w:ascii="Times New Roman" w:hAnsi="Times New Roman" w:cs="Times New Roman"/>
        </w:rPr>
        <w:t>识别和运行</w:t>
      </w:r>
      <w:r w:rsidRPr="00706018">
        <w:rPr>
          <w:rFonts w:ascii="Times New Roman" w:hAnsi="Times New Roman" w:cs="Times New Roman"/>
        </w:rPr>
        <w:t>CICD</w:t>
      </w:r>
      <w:r w:rsidRPr="00706018">
        <w:rPr>
          <w:rFonts w:ascii="Times New Roman" w:hAnsi="Times New Roman" w:cs="Times New Roman"/>
        </w:rPr>
        <w:t>流程。</w:t>
      </w:r>
    </w:p>
    <w:p w14:paraId="5DDE9B62" w14:textId="77777777" w:rsidR="00706018" w:rsidRPr="00706018" w:rsidRDefault="00706018" w:rsidP="00706018">
      <w:pPr>
        <w:pStyle w:val="15221"/>
        <w:ind w:firstLine="480"/>
        <w:rPr>
          <w:rFonts w:ascii="Times New Roman" w:hAnsi="Times New Roman" w:cs="Times New Roman"/>
        </w:rPr>
      </w:pPr>
      <w:r w:rsidRPr="00706018">
        <w:rPr>
          <w:rFonts w:ascii="Times New Roman" w:hAnsi="Times New Roman" w:cs="Times New Roman"/>
        </w:rPr>
        <w:t>步骤三：部署平台适配器。</w:t>
      </w:r>
      <w:r w:rsidRPr="00706018">
        <w:rPr>
          <w:rFonts w:ascii="Times New Roman" w:hAnsi="Times New Roman" w:cs="Times New Roman"/>
        </w:rPr>
        <w:t>CICD</w:t>
      </w:r>
      <w:r w:rsidRPr="00706018">
        <w:rPr>
          <w:rFonts w:ascii="Times New Roman" w:hAnsi="Times New Roman" w:cs="Times New Roman"/>
        </w:rPr>
        <w:t>平台为</w:t>
      </w:r>
      <w:r w:rsidRPr="00706018">
        <w:rPr>
          <w:rFonts w:ascii="Times New Roman" w:hAnsi="Times New Roman" w:cs="Times New Roman"/>
        </w:rPr>
        <w:t>GitLab</w:t>
      </w:r>
      <w:r w:rsidRPr="00706018">
        <w:rPr>
          <w:rFonts w:ascii="Times New Roman" w:hAnsi="Times New Roman" w:cs="Times New Roman"/>
        </w:rPr>
        <w:t>时，该步骤可以省略，因为配置转换器会在配置文件中自动注入</w:t>
      </w:r>
      <w:r w:rsidRPr="00706018">
        <w:rPr>
          <w:rFonts w:ascii="Times New Roman" w:hAnsi="Times New Roman" w:cs="Times New Roman"/>
        </w:rPr>
        <w:t>image</w:t>
      </w:r>
      <w:r w:rsidRPr="00706018">
        <w:rPr>
          <w:rFonts w:ascii="Times New Roman" w:hAnsi="Times New Roman" w:cs="Times New Roman"/>
        </w:rPr>
        <w:t>字段，用以指定运行作业所需的</w:t>
      </w:r>
      <w:r w:rsidRPr="00706018">
        <w:rPr>
          <w:rFonts w:ascii="Times New Roman" w:hAnsi="Times New Roman" w:cs="Times New Roman"/>
        </w:rPr>
        <w:t>Docker</w:t>
      </w:r>
      <w:r w:rsidRPr="00706018">
        <w:rPr>
          <w:rFonts w:ascii="Times New Roman" w:hAnsi="Times New Roman" w:cs="Times New Roman"/>
        </w:rPr>
        <w:t>镜像；在运行</w:t>
      </w:r>
      <w:r w:rsidRPr="00706018">
        <w:rPr>
          <w:rFonts w:ascii="Times New Roman" w:hAnsi="Times New Roman" w:cs="Times New Roman"/>
        </w:rPr>
        <w:t>CICD</w:t>
      </w:r>
      <w:r w:rsidRPr="00706018">
        <w:rPr>
          <w:rFonts w:ascii="Times New Roman" w:hAnsi="Times New Roman" w:cs="Times New Roman"/>
        </w:rPr>
        <w:t>流程时，</w:t>
      </w:r>
      <w:r w:rsidRPr="00706018">
        <w:rPr>
          <w:rFonts w:ascii="Times New Roman" w:hAnsi="Times New Roman" w:cs="Times New Roman"/>
        </w:rPr>
        <w:t>GitLab CI</w:t>
      </w:r>
      <w:r w:rsidRPr="00706018">
        <w:rPr>
          <w:rFonts w:ascii="Times New Roman" w:hAnsi="Times New Roman" w:cs="Times New Roman"/>
        </w:rPr>
        <w:t>会自动拉取平台适配器。</w:t>
      </w:r>
    </w:p>
    <w:p w14:paraId="3FFBF37D" w14:textId="77777777" w:rsidR="00706018" w:rsidRPr="00706018" w:rsidRDefault="00706018" w:rsidP="00706018">
      <w:pPr>
        <w:pStyle w:val="15221"/>
        <w:ind w:firstLine="480"/>
        <w:rPr>
          <w:rFonts w:ascii="Times New Roman" w:hAnsi="Times New Roman" w:cs="Times New Roman"/>
        </w:rPr>
      </w:pPr>
      <w:r w:rsidRPr="00706018">
        <w:rPr>
          <w:rFonts w:ascii="Times New Roman" w:hAnsi="Times New Roman" w:cs="Times New Roman"/>
        </w:rPr>
        <w:t>步骤四：准备</w:t>
      </w:r>
      <w:r w:rsidRPr="00706018">
        <w:rPr>
          <w:rFonts w:ascii="Times New Roman" w:hAnsi="Times New Roman" w:cs="Times New Roman"/>
        </w:rPr>
        <w:t>Serverless</w:t>
      </w:r>
      <w:r w:rsidRPr="00706018">
        <w:rPr>
          <w:rFonts w:ascii="Times New Roman" w:hAnsi="Times New Roman" w:cs="Times New Roman"/>
        </w:rPr>
        <w:t>执行器。在阿里云函数计算工作台中，准备执行</w:t>
      </w:r>
      <w:r w:rsidRPr="00706018">
        <w:rPr>
          <w:rFonts w:ascii="Times New Roman" w:hAnsi="Times New Roman" w:cs="Times New Roman"/>
        </w:rPr>
        <w:t>CICD</w:t>
      </w:r>
      <w:r w:rsidRPr="00706018">
        <w:rPr>
          <w:rFonts w:ascii="Times New Roman" w:hAnsi="Times New Roman" w:cs="Times New Roman"/>
        </w:rPr>
        <w:t>任务的环境、服务及函数，使用平台支持的语言编写对应的任务代码（亦可使用平台支持的其他功能，如自定义运行时、自定义容器运行环境等）。</w:t>
      </w:r>
    </w:p>
    <w:p w14:paraId="3FB8EA09" w14:textId="77777777" w:rsidR="00706018" w:rsidRPr="00706018" w:rsidRDefault="00706018" w:rsidP="00706018">
      <w:pPr>
        <w:pStyle w:val="15221"/>
        <w:ind w:firstLine="480"/>
        <w:rPr>
          <w:rFonts w:ascii="Times New Roman" w:hAnsi="Times New Roman" w:cs="Times New Roman"/>
        </w:rPr>
      </w:pPr>
      <w:r w:rsidRPr="00706018">
        <w:rPr>
          <w:rFonts w:ascii="Times New Roman" w:hAnsi="Times New Roman" w:cs="Times New Roman"/>
        </w:rPr>
        <w:t>步骤五：测试、查看结果和再优化。使用者触发</w:t>
      </w:r>
      <w:r w:rsidRPr="00706018">
        <w:rPr>
          <w:rFonts w:ascii="Times New Roman" w:hAnsi="Times New Roman" w:cs="Times New Roman"/>
        </w:rPr>
        <w:t>CICD</w:t>
      </w:r>
      <w:r w:rsidRPr="00706018">
        <w:rPr>
          <w:rFonts w:ascii="Times New Roman" w:hAnsi="Times New Roman" w:cs="Times New Roman"/>
        </w:rPr>
        <w:t>流程进行测试（如推送简单的代码），并在</w:t>
      </w:r>
      <w:r w:rsidRPr="00706018">
        <w:rPr>
          <w:rFonts w:ascii="Times New Roman" w:hAnsi="Times New Roman" w:cs="Times New Roman"/>
        </w:rPr>
        <w:t>GitLab</w:t>
      </w:r>
      <w:r w:rsidRPr="00706018">
        <w:rPr>
          <w:rFonts w:ascii="Times New Roman" w:hAnsi="Times New Roman" w:cs="Times New Roman"/>
        </w:rPr>
        <w:t>的</w:t>
      </w:r>
      <w:r w:rsidRPr="00706018">
        <w:rPr>
          <w:rFonts w:ascii="Times New Roman" w:hAnsi="Times New Roman" w:cs="Times New Roman"/>
        </w:rPr>
        <w:t>“</w:t>
      </w:r>
      <w:r w:rsidRPr="00706018">
        <w:rPr>
          <w:rFonts w:ascii="Times New Roman" w:hAnsi="Times New Roman" w:cs="Times New Roman"/>
        </w:rPr>
        <w:t>构建</w:t>
      </w:r>
      <w:r w:rsidRPr="00706018">
        <w:rPr>
          <w:rFonts w:ascii="Times New Roman" w:hAnsi="Times New Roman" w:cs="Times New Roman"/>
        </w:rPr>
        <w:t>”</w:t>
      </w:r>
      <w:r w:rsidRPr="00706018">
        <w:rPr>
          <w:rFonts w:ascii="Times New Roman" w:hAnsi="Times New Roman" w:cs="Times New Roman"/>
        </w:rPr>
        <w:t>界面查看流水线结果、在阿里云函数计算管理控制台查看单项</w:t>
      </w:r>
      <w:r w:rsidRPr="00706018">
        <w:rPr>
          <w:rFonts w:ascii="Times New Roman" w:hAnsi="Times New Roman" w:cs="Times New Roman"/>
        </w:rPr>
        <w:t>Serverless</w:t>
      </w:r>
      <w:r w:rsidRPr="00706018">
        <w:rPr>
          <w:rFonts w:ascii="Times New Roman" w:hAnsi="Times New Roman" w:cs="Times New Roman"/>
        </w:rPr>
        <w:t>任务执行结果。通过这些结果，使用者可评估</w:t>
      </w:r>
      <w:r w:rsidRPr="00706018">
        <w:rPr>
          <w:rFonts w:ascii="Times New Roman" w:hAnsi="Times New Roman" w:cs="Times New Roman"/>
        </w:rPr>
        <w:t>CICD</w:t>
      </w:r>
      <w:r w:rsidRPr="00706018">
        <w:rPr>
          <w:rFonts w:ascii="Times New Roman" w:hAnsi="Times New Roman" w:cs="Times New Roman"/>
        </w:rPr>
        <w:t>流程的效果，并对</w:t>
      </w:r>
      <w:r w:rsidRPr="00706018">
        <w:rPr>
          <w:rFonts w:ascii="Times New Roman" w:hAnsi="Times New Roman" w:cs="Times New Roman"/>
        </w:rPr>
        <w:t>CICD</w:t>
      </w:r>
      <w:r w:rsidRPr="00706018">
        <w:rPr>
          <w:rFonts w:ascii="Times New Roman" w:hAnsi="Times New Roman" w:cs="Times New Roman"/>
        </w:rPr>
        <w:t>流程和配置描述文件进行修改和优化。</w:t>
      </w:r>
    </w:p>
    <w:p w14:paraId="33F73D20" w14:textId="77777777" w:rsidR="00706018" w:rsidRPr="00706018" w:rsidRDefault="00706018" w:rsidP="00706018">
      <w:pPr>
        <w:pStyle w:val="15221"/>
        <w:ind w:firstLine="480"/>
        <w:rPr>
          <w:rFonts w:ascii="Times New Roman" w:hAnsi="Times New Roman" w:cs="Times New Roman"/>
        </w:rPr>
      </w:pPr>
      <w:r w:rsidRPr="00706018">
        <w:rPr>
          <w:rFonts w:ascii="Times New Roman" w:hAnsi="Times New Roman" w:cs="Times New Roman"/>
        </w:rPr>
        <w:t>在完成这些实施步骤后，该应用的</w:t>
      </w:r>
      <w:r w:rsidRPr="00706018">
        <w:rPr>
          <w:rFonts w:ascii="Times New Roman" w:hAnsi="Times New Roman" w:cs="Times New Roman"/>
        </w:rPr>
        <w:t>CICD</w:t>
      </w:r>
      <w:r w:rsidRPr="00706018">
        <w:rPr>
          <w:rFonts w:ascii="Times New Roman" w:hAnsi="Times New Roman" w:cs="Times New Roman"/>
        </w:rPr>
        <w:t>流程即可利用</w:t>
      </w:r>
      <w:r w:rsidRPr="00706018">
        <w:rPr>
          <w:rFonts w:ascii="Times New Roman" w:hAnsi="Times New Roman" w:cs="Times New Roman"/>
        </w:rPr>
        <w:t>Serverless</w:t>
      </w:r>
      <w:r w:rsidRPr="00706018">
        <w:rPr>
          <w:rFonts w:ascii="Times New Roman" w:hAnsi="Times New Roman" w:cs="Times New Roman"/>
        </w:rPr>
        <w:t>按需计费、高弹性、低成本的特点，同时摆脱</w:t>
      </w:r>
      <w:r w:rsidRPr="00706018">
        <w:rPr>
          <w:rFonts w:ascii="Times New Roman" w:hAnsi="Times New Roman" w:cs="Times New Roman"/>
        </w:rPr>
        <w:t>CICD</w:t>
      </w:r>
      <w:r w:rsidRPr="00706018">
        <w:rPr>
          <w:rFonts w:ascii="Times New Roman" w:hAnsi="Times New Roman" w:cs="Times New Roman"/>
        </w:rPr>
        <w:t>平台的供应商锁定问题。若因业务需要进行</w:t>
      </w:r>
      <w:r w:rsidRPr="00706018">
        <w:rPr>
          <w:rFonts w:ascii="Times New Roman" w:hAnsi="Times New Roman" w:cs="Times New Roman"/>
        </w:rPr>
        <w:t>CICD</w:t>
      </w:r>
      <w:r w:rsidRPr="00706018">
        <w:rPr>
          <w:rFonts w:ascii="Times New Roman" w:hAnsi="Times New Roman" w:cs="Times New Roman"/>
        </w:rPr>
        <w:t>平台的迁移，</w:t>
      </w:r>
      <w:r w:rsidRPr="00706018">
        <w:rPr>
          <w:rFonts w:ascii="Times New Roman" w:hAnsi="Times New Roman" w:cs="Times New Roman"/>
        </w:rPr>
        <w:lastRenderedPageBreak/>
        <w:t>仅需修改步骤</w:t>
      </w:r>
      <w:r w:rsidRPr="00706018">
        <w:rPr>
          <w:rFonts w:ascii="Times New Roman" w:hAnsi="Times New Roman" w:cs="Times New Roman"/>
        </w:rPr>
        <w:t>2</w:t>
      </w:r>
      <w:r w:rsidRPr="00706018">
        <w:rPr>
          <w:rFonts w:ascii="Times New Roman" w:hAnsi="Times New Roman" w:cs="Times New Roman"/>
        </w:rPr>
        <w:t>的命令行运行参数，重新部署配置文件即可，无需重新学习和编写另一平台的配置规范；若需要进行</w:t>
      </w:r>
      <w:r w:rsidRPr="00706018">
        <w:rPr>
          <w:rFonts w:ascii="Times New Roman" w:hAnsi="Times New Roman" w:cs="Times New Roman"/>
        </w:rPr>
        <w:t>Serverless</w:t>
      </w:r>
      <w:r w:rsidRPr="00706018">
        <w:rPr>
          <w:rFonts w:ascii="Times New Roman" w:hAnsi="Times New Roman" w:cs="Times New Roman"/>
        </w:rPr>
        <w:t>平台的迁移，需要重新准备</w:t>
      </w:r>
      <w:r w:rsidRPr="00706018">
        <w:rPr>
          <w:rFonts w:ascii="Times New Roman" w:hAnsi="Times New Roman" w:cs="Times New Roman"/>
        </w:rPr>
        <w:t>Serverless</w:t>
      </w:r>
      <w:r w:rsidRPr="00706018">
        <w:rPr>
          <w:rFonts w:ascii="Times New Roman" w:hAnsi="Times New Roman" w:cs="Times New Roman"/>
        </w:rPr>
        <w:t>执行器，修改</w:t>
      </w:r>
      <w:r w:rsidRPr="00706018">
        <w:rPr>
          <w:rFonts w:ascii="Times New Roman" w:hAnsi="Times New Roman" w:cs="Times New Roman"/>
        </w:rPr>
        <w:t>DSL</w:t>
      </w:r>
      <w:r w:rsidRPr="00706018">
        <w:rPr>
          <w:rFonts w:ascii="Times New Roman" w:hAnsi="Times New Roman" w:cs="Times New Roman"/>
        </w:rPr>
        <w:t>的</w:t>
      </w:r>
      <w:r w:rsidRPr="00706018">
        <w:rPr>
          <w:rFonts w:ascii="Times New Roman" w:hAnsi="Times New Roman" w:cs="Times New Roman"/>
        </w:rPr>
        <w:t>Serverless</w:t>
      </w:r>
      <w:r w:rsidRPr="00706018">
        <w:rPr>
          <w:rFonts w:ascii="Times New Roman" w:hAnsi="Times New Roman" w:cs="Times New Roman"/>
        </w:rPr>
        <w:t>平台相关的环境变量，修改步骤</w:t>
      </w:r>
      <w:r w:rsidRPr="00706018">
        <w:rPr>
          <w:rFonts w:ascii="Times New Roman" w:hAnsi="Times New Roman" w:cs="Times New Roman"/>
        </w:rPr>
        <w:t>2</w:t>
      </w:r>
      <w:r w:rsidRPr="00706018">
        <w:rPr>
          <w:rFonts w:ascii="Times New Roman" w:hAnsi="Times New Roman" w:cs="Times New Roman"/>
        </w:rPr>
        <w:t>的命令行运行参数，以及重新部署配置文件。</w:t>
      </w:r>
    </w:p>
    <w:p w14:paraId="2EF0D702" w14:textId="27B594B5" w:rsidR="00706018" w:rsidRPr="00706018" w:rsidRDefault="00706018" w:rsidP="00706018">
      <w:pPr>
        <w:pStyle w:val="15221"/>
        <w:ind w:firstLine="480"/>
        <w:rPr>
          <w:rFonts w:ascii="Times New Roman" w:hAnsi="Times New Roman" w:cs="Times New Roman"/>
        </w:rPr>
      </w:pPr>
      <w:r w:rsidRPr="00706018">
        <w:rPr>
          <w:rFonts w:ascii="Times New Roman" w:hAnsi="Times New Roman" w:cs="Times New Roman"/>
        </w:rPr>
        <w:t>显然</w:t>
      </w:r>
      <w:r w:rsidR="00621140">
        <w:rPr>
          <w:rFonts w:ascii="Times New Roman" w:hAnsi="Times New Roman" w:cs="Times New Roman" w:hint="eastAsia"/>
        </w:rPr>
        <w:t>，</w:t>
      </w:r>
      <w:r w:rsidRPr="00706018">
        <w:rPr>
          <w:rFonts w:ascii="Times New Roman" w:hAnsi="Times New Roman" w:cs="Times New Roman"/>
        </w:rPr>
        <w:t>本领域的技术人员应该明白，上述的本发明实施例的基于</w:t>
      </w:r>
      <w:r w:rsidRPr="00706018">
        <w:rPr>
          <w:rFonts w:ascii="Times New Roman" w:hAnsi="Times New Roman" w:cs="Times New Roman"/>
        </w:rPr>
        <w:t>Serverless</w:t>
      </w:r>
      <w:r w:rsidRPr="00706018">
        <w:rPr>
          <w:rFonts w:ascii="Times New Roman" w:hAnsi="Times New Roman" w:cs="Times New Roman"/>
        </w:rPr>
        <w:t>的跨平台</w:t>
      </w:r>
      <w:r w:rsidRPr="00706018">
        <w:rPr>
          <w:rFonts w:ascii="Times New Roman" w:hAnsi="Times New Roman" w:cs="Times New Roman"/>
        </w:rPr>
        <w:t>CICD</w:t>
      </w:r>
      <w:r w:rsidRPr="00706018">
        <w:rPr>
          <w:rFonts w:ascii="Times New Roman" w:hAnsi="Times New Roman" w:cs="Times New Roman"/>
        </w:rPr>
        <w:t>系统可以用通用的计算装置来实现，它们可以集中在单个的计算装置上，或者分布在多个计算装置所组成的网络上，可选地，它们可以用计算装置可执行的程序代码来实现，从而，可以将它们存储在存储装置中由计算装置来执行，并且在某些情况下，可以以不同于此处的顺序执行所示出或描述的步骤，或者将它们分别制作成各个集成电路模块，或者将它们中的多个模块或步骤制作成单个集成电路模块来实现。这样，本发明实施例不限制于任何特定的硬件和软件结合。</w:t>
      </w:r>
    </w:p>
    <w:p w14:paraId="156F4518" w14:textId="1FBDBC61" w:rsidR="00781501" w:rsidRPr="00781501" w:rsidRDefault="00706018" w:rsidP="00706018">
      <w:pPr>
        <w:pStyle w:val="15221"/>
        <w:ind w:firstLine="480"/>
        <w:rPr>
          <w:rFonts w:ascii="Times New Roman" w:hAnsi="Times New Roman" w:cs="Times New Roman" w:hint="eastAsia"/>
        </w:rPr>
      </w:pPr>
      <w:r w:rsidRPr="00706018">
        <w:rPr>
          <w:rFonts w:ascii="Times New Roman" w:hAnsi="Times New Roman" w:cs="Times New Roman"/>
        </w:rPr>
        <w:t>此外，本发明可被部分地实现或利用。例如，使用者可仅利用配置描述方法与配置转换器而弃用平台适配器与</w:t>
      </w:r>
      <w:r w:rsidRPr="00706018">
        <w:rPr>
          <w:rFonts w:ascii="Times New Roman" w:hAnsi="Times New Roman" w:cs="Times New Roman"/>
        </w:rPr>
        <w:t>Serverless</w:t>
      </w:r>
      <w:r w:rsidRPr="00706018">
        <w:rPr>
          <w:rFonts w:ascii="Times New Roman" w:hAnsi="Times New Roman" w:cs="Times New Roman"/>
        </w:rPr>
        <w:t>执行器，仅达到跨</w:t>
      </w:r>
      <w:r w:rsidRPr="00706018">
        <w:rPr>
          <w:rFonts w:ascii="Times New Roman" w:hAnsi="Times New Roman" w:cs="Times New Roman"/>
        </w:rPr>
        <w:t>CICD</w:t>
      </w:r>
      <w:r w:rsidRPr="00706018">
        <w:rPr>
          <w:rFonts w:ascii="Times New Roman" w:hAnsi="Times New Roman" w:cs="Times New Roman"/>
        </w:rPr>
        <w:t>平台的效果；使用者亦可结合</w:t>
      </w:r>
      <w:r w:rsidRPr="00706018">
        <w:rPr>
          <w:rFonts w:ascii="Times New Roman" w:hAnsi="Times New Roman" w:cs="Times New Roman"/>
        </w:rPr>
        <w:t>Serverless</w:t>
      </w:r>
      <w:r w:rsidRPr="00706018">
        <w:rPr>
          <w:rFonts w:ascii="Times New Roman" w:hAnsi="Times New Roman" w:cs="Times New Roman"/>
        </w:rPr>
        <w:t>执行器和</w:t>
      </w:r>
      <w:r w:rsidRPr="00706018">
        <w:rPr>
          <w:rFonts w:ascii="Times New Roman" w:hAnsi="Times New Roman" w:cs="Times New Roman"/>
        </w:rPr>
        <w:t>CICD</w:t>
      </w:r>
      <w:r w:rsidRPr="00706018">
        <w:rPr>
          <w:rFonts w:ascii="Times New Roman" w:hAnsi="Times New Roman" w:cs="Times New Roman"/>
        </w:rPr>
        <w:t>平台自身功能，将部分任务置于</w:t>
      </w:r>
      <w:r w:rsidRPr="00706018">
        <w:rPr>
          <w:rFonts w:ascii="Times New Roman" w:hAnsi="Times New Roman" w:cs="Times New Roman"/>
        </w:rPr>
        <w:t>Serverless</w:t>
      </w:r>
      <w:r w:rsidRPr="00706018">
        <w:rPr>
          <w:rFonts w:ascii="Times New Roman" w:hAnsi="Times New Roman" w:cs="Times New Roman"/>
        </w:rPr>
        <w:t>执行器中执行。</w:t>
      </w:r>
    </w:p>
    <w:p w14:paraId="68BA59BF" w14:textId="77777777" w:rsidR="00781501" w:rsidRPr="00706018" w:rsidRDefault="00781501" w:rsidP="00804A81">
      <w:pPr>
        <w:pStyle w:val="a0"/>
        <w:numPr>
          <w:ilvl w:val="0"/>
          <w:numId w:val="0"/>
        </w:numPr>
        <w:spacing w:line="360" w:lineRule="auto"/>
      </w:pPr>
    </w:p>
    <w:p w14:paraId="5011DEC9" w14:textId="77777777" w:rsidR="00C903A7" w:rsidRPr="00781501" w:rsidRDefault="00C903A7" w:rsidP="00804A81">
      <w:pPr>
        <w:spacing w:line="360" w:lineRule="auto"/>
        <w:rPr>
          <w:rFonts w:hint="eastAsia"/>
        </w:rPr>
        <w:sectPr w:rsidR="00C903A7" w:rsidRPr="00781501" w:rsidSect="00493ABA">
          <w:headerReference w:type="default" r:id="rId16"/>
          <w:footerReference w:type="default" r:id="rId17"/>
          <w:pgSz w:w="11906" w:h="16838" w:code="9"/>
          <w:pgMar w:top="1418" w:right="851" w:bottom="851" w:left="1418" w:header="851" w:footer="113" w:gutter="0"/>
          <w:pgNumType w:start="1"/>
          <w:cols w:space="425"/>
          <w:docGrid w:type="lines" w:linePitch="312"/>
        </w:sectPr>
      </w:pPr>
    </w:p>
    <w:p w14:paraId="589C9C29" w14:textId="77777777" w:rsidR="00A15DD2" w:rsidRPr="00781501" w:rsidRDefault="00A15DD2" w:rsidP="00804A81">
      <w:pPr>
        <w:adjustRightInd w:val="0"/>
        <w:snapToGrid w:val="0"/>
        <w:spacing w:line="360" w:lineRule="auto"/>
        <w:rPr>
          <w:rFonts w:hint="eastAsia"/>
        </w:rPr>
      </w:pPr>
    </w:p>
    <w:p w14:paraId="0D5448E4" w14:textId="77777777" w:rsidR="00CE4851" w:rsidRDefault="00CE4851" w:rsidP="00CE4851">
      <w:pPr>
        <w:spacing w:before="60" w:line="360" w:lineRule="auto"/>
      </w:pPr>
      <w:r>
        <w:rPr>
          <w:noProof/>
        </w:rPr>
        <w:drawing>
          <wp:inline distT="0" distB="0" distL="0" distR="0" wp14:anchorId="59B800E0" wp14:editId="03067B67">
            <wp:extent cx="6119495" cy="2411095"/>
            <wp:effectExtent l="0" t="0" r="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19495" cy="2411095"/>
                    </a:xfrm>
                    <a:prstGeom prst="rect">
                      <a:avLst/>
                    </a:prstGeom>
                  </pic:spPr>
                </pic:pic>
              </a:graphicData>
            </a:graphic>
          </wp:inline>
        </w:drawing>
      </w:r>
    </w:p>
    <w:p w14:paraId="757D0F11" w14:textId="77777777" w:rsidR="00CE4851" w:rsidRPr="00781501" w:rsidRDefault="00CE4851" w:rsidP="00CE4851">
      <w:pPr>
        <w:spacing w:before="60" w:line="360" w:lineRule="auto"/>
        <w:jc w:val="center"/>
      </w:pPr>
      <w:r>
        <w:rPr>
          <w:rFonts w:hint="eastAsia"/>
        </w:rPr>
        <w:t>图</w:t>
      </w:r>
      <w:r>
        <w:rPr>
          <w:rFonts w:hint="eastAsia"/>
        </w:rPr>
        <w:t>1</w:t>
      </w:r>
      <w:r>
        <w:t xml:space="preserve">. </w:t>
      </w:r>
      <w:r w:rsidRPr="00DA0B5B">
        <w:rPr>
          <w:rFonts w:hint="eastAsia"/>
        </w:rPr>
        <w:t>基于</w:t>
      </w:r>
      <w:r w:rsidRPr="00DA0B5B">
        <w:rPr>
          <w:rFonts w:hint="eastAsia"/>
        </w:rPr>
        <w:t>Serverless</w:t>
      </w:r>
      <w:r w:rsidRPr="00DA0B5B">
        <w:rPr>
          <w:rFonts w:hint="eastAsia"/>
        </w:rPr>
        <w:t>的跨平台</w:t>
      </w:r>
      <w:r w:rsidRPr="00DA0B5B">
        <w:rPr>
          <w:rFonts w:hint="eastAsia"/>
        </w:rPr>
        <w:t>CICD</w:t>
      </w:r>
      <w:r w:rsidRPr="00DA0B5B">
        <w:rPr>
          <w:rFonts w:hint="eastAsia"/>
        </w:rPr>
        <w:t>系统</w:t>
      </w:r>
      <w:r>
        <w:rPr>
          <w:rFonts w:hint="eastAsia"/>
        </w:rPr>
        <w:t>的总体架构图</w:t>
      </w:r>
    </w:p>
    <w:p w14:paraId="610E6563" w14:textId="67E788FD" w:rsidR="00AD60DC" w:rsidRDefault="00CE4851">
      <w:pPr>
        <w:adjustRightInd w:val="0"/>
        <w:snapToGrid w:val="0"/>
        <w:spacing w:line="360" w:lineRule="auto"/>
      </w:pPr>
      <w:r>
        <w:rPr>
          <w:noProof/>
        </w:rPr>
        <w:drawing>
          <wp:inline distT="0" distB="0" distL="0" distR="0" wp14:anchorId="20171A7D" wp14:editId="758BB259">
            <wp:extent cx="6119495" cy="1194435"/>
            <wp:effectExtent l="0" t="0" r="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19495" cy="1194435"/>
                    </a:xfrm>
                    <a:prstGeom prst="rect">
                      <a:avLst/>
                    </a:prstGeom>
                  </pic:spPr>
                </pic:pic>
              </a:graphicData>
            </a:graphic>
          </wp:inline>
        </w:drawing>
      </w:r>
    </w:p>
    <w:p w14:paraId="0686BF55" w14:textId="7DEF5CDF" w:rsidR="00CE4851" w:rsidRPr="00781501" w:rsidRDefault="00CE4851" w:rsidP="00CE4851">
      <w:pPr>
        <w:spacing w:before="60" w:line="360" w:lineRule="auto"/>
        <w:jc w:val="center"/>
      </w:pPr>
      <w:r>
        <w:rPr>
          <w:rFonts w:hint="eastAsia"/>
        </w:rPr>
        <w:t>图</w:t>
      </w:r>
      <w:r>
        <w:t>2</w:t>
      </w:r>
      <w:r>
        <w:t xml:space="preserve">. </w:t>
      </w:r>
      <w:r w:rsidRPr="00CE4851">
        <w:rPr>
          <w:rFonts w:hint="eastAsia"/>
        </w:rPr>
        <w:t>本发明实施例流程示意图</w:t>
      </w:r>
    </w:p>
    <w:p w14:paraId="387F4BAB" w14:textId="77777777" w:rsidR="00CE4851" w:rsidRPr="00781501" w:rsidRDefault="00CE4851">
      <w:pPr>
        <w:adjustRightInd w:val="0"/>
        <w:snapToGrid w:val="0"/>
        <w:spacing w:line="360" w:lineRule="auto"/>
        <w:rPr>
          <w:rFonts w:hint="eastAsia"/>
        </w:rPr>
      </w:pPr>
    </w:p>
    <w:sectPr w:rsidR="00CE4851" w:rsidRPr="00781501" w:rsidSect="00493ABA">
      <w:headerReference w:type="default" r:id="rId20"/>
      <w:footerReference w:type="default" r:id="rId21"/>
      <w:pgSz w:w="11906" w:h="16838" w:code="9"/>
      <w:pgMar w:top="1418" w:right="851" w:bottom="851" w:left="1418" w:header="851"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D3466" w14:textId="77777777" w:rsidR="00C30C4E" w:rsidRDefault="00C30C4E">
      <w:r>
        <w:separator/>
      </w:r>
    </w:p>
  </w:endnote>
  <w:endnote w:type="continuationSeparator" w:id="0">
    <w:p w14:paraId="47939102" w14:textId="77777777" w:rsidR="00C30C4E" w:rsidRDefault="00C30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13C7A" w14:textId="77777777" w:rsidR="00A15DD2" w:rsidRDefault="00A15DD2" w:rsidP="005B10AD">
    <w:pPr>
      <w:pStyle w:val="a5"/>
      <w:spacing w:line="200" w:lineRule="exact"/>
      <w:rPr>
        <w:rFonts w:ascii="黑体" w:eastAsia="黑体"/>
      </w:rPr>
    </w:pPr>
    <w:r>
      <w:rPr>
        <w:rFonts w:ascii="黑体" w:eastAsia="黑体" w:hint="eastAsia"/>
      </w:rPr>
      <w:t xml:space="preserve">       </w:t>
    </w:r>
    <w:r w:rsidR="00D6752A">
      <w:rPr>
        <w:rFonts w:ascii="黑体" w:eastAsia="黑体"/>
        <w:noProof/>
      </w:rPr>
      <mc:AlternateContent>
        <mc:Choice Requires="wps">
          <w:drawing>
            <wp:anchor distT="0" distB="0" distL="114300" distR="114300" simplePos="0" relativeHeight="251654144" behindDoc="0" locked="0" layoutInCell="0" allowOverlap="1" wp14:anchorId="31923C61" wp14:editId="52231F7E">
              <wp:simplePos x="0" y="0"/>
              <wp:positionH relativeFrom="column">
                <wp:posOffset>1905</wp:posOffset>
              </wp:positionH>
              <wp:positionV relativeFrom="paragraph">
                <wp:posOffset>-156845</wp:posOffset>
              </wp:positionV>
              <wp:extent cx="6120130" cy="0"/>
              <wp:effectExtent l="0" t="0" r="0" b="0"/>
              <wp:wrapNone/>
              <wp:docPr id="1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15227445" id="Line 10" o:spid="_x0000_s1026" style="position:absolute;left:0;text-align:lef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" o:allowincell="f" strokeweight="1pt"/>
          </w:pict>
        </mc:Fallback>
      </mc:AlternateContent>
    </w:r>
  </w:p>
  <w:p w14:paraId="1299D5E3" w14:textId="77777777" w:rsidR="00A15DD2" w:rsidRDefault="00A15DD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1A99F" w14:textId="77777777" w:rsidR="005B10AD" w:rsidRDefault="005B10AD">
    <w:pPr>
      <w:pStyle w:val="a5"/>
      <w:spacing w:line="200" w:lineRule="exact"/>
      <w:rPr>
        <w:rFonts w:ascii="黑体" w:eastAsia="黑体"/>
      </w:rPr>
    </w:pPr>
    <w:r>
      <w:rPr>
        <w:rFonts w:ascii="黑体" w:eastAsia="黑体"/>
      </w:rPr>
      <w:t>10</w:t>
    </w:r>
    <w:r>
      <w:rPr>
        <w:rFonts w:ascii="黑体" w:eastAsia="黑体" w:hint="eastAsia"/>
      </w:rPr>
      <w:t>0</w:t>
    </w:r>
    <w:r>
      <w:rPr>
        <w:rFonts w:ascii="黑体" w:eastAsia="黑体"/>
      </w:rPr>
      <w:t>00</w:t>
    </w:r>
    <w:r>
      <w:rPr>
        <w:rFonts w:ascii="黑体" w:eastAsia="黑体" w:hint="eastAsia"/>
      </w:rPr>
      <w:t xml:space="preserve">4        </w:t>
    </w:r>
  </w:p>
  <w:p w14:paraId="4834F646" w14:textId="77777777" w:rsidR="005B10AD" w:rsidRDefault="00D6752A">
    <w:pPr>
      <w:pStyle w:val="a5"/>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60288" behindDoc="0" locked="0" layoutInCell="0" allowOverlap="1" wp14:anchorId="7D1F9CD0" wp14:editId="40CFCD46">
              <wp:simplePos x="0" y="0"/>
              <wp:positionH relativeFrom="column">
                <wp:posOffset>1905</wp:posOffset>
              </wp:positionH>
              <wp:positionV relativeFrom="paragraph">
                <wp:posOffset>-156845</wp:posOffset>
              </wp:positionV>
              <wp:extent cx="6120130" cy="0"/>
              <wp:effectExtent l="0" t="0" r="0" b="0"/>
              <wp:wrapNone/>
              <wp:docPr id="9"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117668C8" id="Line 19"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" o:allowincell="f" strokeweight="1pt"/>
          </w:pict>
        </mc:Fallback>
      </mc:AlternateContent>
    </w:r>
    <w:r w:rsidR="005B10AD">
      <w:rPr>
        <w:rFonts w:ascii="黑体" w:eastAsia="黑体" w:hint="eastAsia"/>
      </w:rPr>
      <w:t>2010.2</w:t>
    </w:r>
  </w:p>
  <w:p w14:paraId="32D8A704" w14:textId="77777777" w:rsidR="005B10AD" w:rsidRDefault="005B10AD">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A1522" w14:textId="77777777" w:rsidR="00A61907" w:rsidRDefault="00A61907">
    <w:pPr>
      <w:pStyle w:val="a5"/>
      <w:spacing w:line="200" w:lineRule="exact"/>
      <w:rPr>
        <w:rFonts w:ascii="黑体" w:eastAsia="黑体"/>
      </w:rPr>
    </w:pPr>
    <w:r>
      <w:rPr>
        <w:rFonts w:ascii="黑体" w:eastAsia="黑体"/>
      </w:rPr>
      <w:t>10</w:t>
    </w:r>
    <w:r>
      <w:rPr>
        <w:rFonts w:ascii="黑体" w:eastAsia="黑体" w:hint="eastAsia"/>
      </w:rPr>
      <w:t>0</w:t>
    </w:r>
    <w:r>
      <w:rPr>
        <w:rFonts w:ascii="黑体" w:eastAsia="黑体"/>
      </w:rPr>
      <w:t>00</w:t>
    </w:r>
    <w:r>
      <w:rPr>
        <w:rFonts w:ascii="黑体" w:eastAsia="黑体" w:hint="eastAsia"/>
      </w:rPr>
      <w:t xml:space="preserve">5        </w:t>
    </w:r>
  </w:p>
  <w:p w14:paraId="02A96EC8" w14:textId="77777777" w:rsidR="00A61907" w:rsidRDefault="00D6752A">
    <w:pPr>
      <w:pStyle w:val="a5"/>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58240" behindDoc="0" locked="0" layoutInCell="0" allowOverlap="1" wp14:anchorId="21E42015" wp14:editId="47AF99FF">
              <wp:simplePos x="0" y="0"/>
              <wp:positionH relativeFrom="column">
                <wp:posOffset>1905</wp:posOffset>
              </wp:positionH>
              <wp:positionV relativeFrom="paragraph">
                <wp:posOffset>-156845</wp:posOffset>
              </wp:positionV>
              <wp:extent cx="6120130" cy="0"/>
              <wp:effectExtent l="0" t="0" r="0" b="0"/>
              <wp:wrapNone/>
              <wp:docPr id="7"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32F5327C" id="Line 14"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" o:allowincell="f" strokeweight="1pt"/>
          </w:pict>
        </mc:Fallback>
      </mc:AlternateContent>
    </w:r>
    <w:r w:rsidR="00A61907">
      <w:rPr>
        <w:rFonts w:ascii="黑体" w:eastAsia="黑体" w:hint="eastAsia"/>
      </w:rPr>
      <w:t>2010.2</w:t>
    </w:r>
  </w:p>
  <w:p w14:paraId="390B8F53" w14:textId="77777777" w:rsidR="00A61907" w:rsidRDefault="00A61907">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D2D46" w14:textId="77777777" w:rsidR="00F25E48" w:rsidRDefault="00F25E48" w:rsidP="00F25E48">
    <w:pPr>
      <w:pStyle w:val="a5"/>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1                                               </w:t>
    </w:r>
    <w:r w:rsidRPr="00F25E48">
      <w:rPr>
        <w:rFonts w:ascii="黑体" w:eastAsia="黑体"/>
      </w:rPr>
      <w:fldChar w:fldCharType="begin"/>
    </w:r>
    <w:r w:rsidRPr="00F25E48">
      <w:rPr>
        <w:rFonts w:ascii="黑体" w:eastAsia="黑体"/>
      </w:rPr>
      <w:instrText>PAGE   \* MERGEFORMAT</w:instrText>
    </w:r>
    <w:r w:rsidRPr="00F25E48">
      <w:rPr>
        <w:rFonts w:ascii="黑体" w:eastAsia="黑体"/>
      </w:rPr>
      <w:fldChar w:fldCharType="separate"/>
    </w:r>
    <w:r w:rsidR="00B90B25" w:rsidRPr="00B90B25">
      <w:rPr>
        <w:rFonts w:ascii="黑体" w:eastAsia="黑体"/>
        <w:noProof/>
        <w:lang w:val="zh-CN"/>
      </w:rPr>
      <w:t>2</w:t>
    </w:r>
    <w:r w:rsidRPr="00F25E48">
      <w:rPr>
        <w:rFonts w:ascii="黑体" w:eastAsia="黑体"/>
      </w:rPr>
      <w:fldChar w:fldCharType="end"/>
    </w:r>
  </w:p>
  <w:p w14:paraId="058E9B38" w14:textId="77777777" w:rsidR="00493ABA" w:rsidRDefault="00D6752A" w:rsidP="00F25E48">
    <w:pPr>
      <w:pStyle w:val="a5"/>
    </w:pPr>
    <w:r>
      <w:rPr>
        <w:noProof/>
      </w:rPr>
      <mc:AlternateContent>
        <mc:Choice Requires="wps">
          <w:drawing>
            <wp:anchor distT="0" distB="0" distL="114300" distR="114300" simplePos="0" relativeHeight="251661312" behindDoc="0" locked="0" layoutInCell="0" allowOverlap="1" wp14:anchorId="10563A25" wp14:editId="57015DBB">
              <wp:simplePos x="0" y="0"/>
              <wp:positionH relativeFrom="column">
                <wp:posOffset>13335</wp:posOffset>
              </wp:positionH>
              <wp:positionV relativeFrom="paragraph">
                <wp:posOffset>-156845</wp:posOffset>
              </wp:positionV>
              <wp:extent cx="6120130" cy="0"/>
              <wp:effectExtent l="0" t="0" r="0" b="0"/>
              <wp:wrapNone/>
              <wp:docPr id="5"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64060E75" id="Line 21"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pt,-12.35pt" to="482.9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" o:allowincell="f" strokeweight="1pt"/>
          </w:pict>
        </mc:Fallback>
      </mc:AlternateContent>
    </w:r>
    <w:r w:rsidR="00F25E48">
      <w:rPr>
        <w:rFonts w:ascii="黑体" w:eastAsia="黑体" w:hint="eastAsia"/>
      </w:rPr>
      <w:t>2010.2</w:t>
    </w:r>
  </w:p>
  <w:p w14:paraId="4AE55D14" w14:textId="77777777" w:rsidR="00A61907" w:rsidRDefault="00A61907">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E602D" w14:textId="77777777" w:rsidR="000A0A27" w:rsidRDefault="000A0A27" w:rsidP="000A0A27">
    <w:pPr>
      <w:pStyle w:val="a5"/>
      <w:spacing w:line="200" w:lineRule="exact"/>
      <w:rPr>
        <w:rFonts w:ascii="黑体" w:eastAsia="黑体"/>
      </w:rPr>
    </w:pPr>
    <w:r>
      <w:rPr>
        <w:rFonts w:ascii="黑体" w:eastAsia="黑体"/>
      </w:rPr>
      <w:t>100</w:t>
    </w:r>
    <w:r>
      <w:rPr>
        <w:rFonts w:ascii="黑体" w:eastAsia="黑体" w:hint="eastAsia"/>
      </w:rPr>
      <w:t>0</w:t>
    </w:r>
    <w:r>
      <w:rPr>
        <w:rFonts w:ascii="黑体" w:eastAsia="黑体"/>
      </w:rPr>
      <w:t>0</w:t>
    </w:r>
    <w:r>
      <w:rPr>
        <w:rFonts w:ascii="黑体" w:eastAsia="黑体" w:hint="eastAsia"/>
      </w:rPr>
      <w:t xml:space="preserve">2        </w:t>
    </w:r>
    <w:r w:rsidR="00995CE3">
      <w:rPr>
        <w:rFonts w:ascii="黑体" w:eastAsia="黑体" w:hint="eastAsia"/>
      </w:rPr>
      <w:t xml:space="preserve">                                        </w:t>
    </w:r>
    <w:r w:rsidR="00995CE3" w:rsidRPr="00995CE3">
      <w:rPr>
        <w:rFonts w:ascii="黑体" w:eastAsia="黑体"/>
      </w:rPr>
      <w:fldChar w:fldCharType="begin"/>
    </w:r>
    <w:r w:rsidR="00995CE3" w:rsidRPr="00995CE3">
      <w:rPr>
        <w:rFonts w:ascii="黑体" w:eastAsia="黑体"/>
      </w:rPr>
      <w:instrText>PAGE   \* MERGEFORMAT</w:instrText>
    </w:r>
    <w:r w:rsidR="00995CE3" w:rsidRPr="00995CE3">
      <w:rPr>
        <w:rFonts w:ascii="黑体" w:eastAsia="黑体"/>
      </w:rPr>
      <w:fldChar w:fldCharType="separate"/>
    </w:r>
    <w:r w:rsidR="0032253F" w:rsidRPr="0032253F">
      <w:rPr>
        <w:rFonts w:ascii="黑体" w:eastAsia="黑体"/>
        <w:noProof/>
        <w:lang w:val="zh-CN"/>
      </w:rPr>
      <w:t>7</w:t>
    </w:r>
    <w:r w:rsidR="00995CE3" w:rsidRPr="00995CE3">
      <w:rPr>
        <w:rFonts w:ascii="黑体" w:eastAsia="黑体"/>
      </w:rPr>
      <w:fldChar w:fldCharType="end"/>
    </w:r>
  </w:p>
  <w:p w14:paraId="1C0C63A9" w14:textId="77777777" w:rsidR="00995CE3" w:rsidRDefault="00D6752A" w:rsidP="000A0A27">
    <w:pPr>
      <w:pStyle w:val="a5"/>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62336" behindDoc="0" locked="0" layoutInCell="0" allowOverlap="1" wp14:anchorId="7A15FADC" wp14:editId="3845C7A7">
              <wp:simplePos x="0" y="0"/>
              <wp:positionH relativeFrom="column">
                <wp:posOffset>-28575</wp:posOffset>
              </wp:positionH>
              <wp:positionV relativeFrom="paragraph">
                <wp:posOffset>-156845</wp:posOffset>
              </wp:positionV>
              <wp:extent cx="6120130" cy="0"/>
              <wp:effectExtent l="0" t="0" r="0" b="0"/>
              <wp:wrapNone/>
              <wp:docPr id="3"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2783DD4D" id="Line 22"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" o:allowincell="f" strokeweight="1pt"/>
          </w:pict>
        </mc:Fallback>
      </mc:AlternateContent>
    </w:r>
    <w:r w:rsidR="000A0A27">
      <w:rPr>
        <w:rFonts w:ascii="黑体" w:eastAsia="黑体" w:hint="eastAsia"/>
      </w:rPr>
      <w:t>2010.2</w:t>
    </w:r>
  </w:p>
  <w:p w14:paraId="2257FE8C" w14:textId="77777777" w:rsidR="00A61907" w:rsidRDefault="00A61907">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6DD13" w14:textId="77777777" w:rsidR="00995CE3" w:rsidRDefault="00995CE3" w:rsidP="00995CE3">
    <w:pPr>
      <w:pStyle w:val="a5"/>
      <w:spacing w:line="200" w:lineRule="exact"/>
      <w:jc w:val="both"/>
      <w:rPr>
        <w:rFonts w:ascii="黑体" w:eastAsia="黑体"/>
      </w:rPr>
    </w:pPr>
    <w:r>
      <w:rPr>
        <w:rFonts w:ascii="黑体" w:eastAsia="黑体"/>
      </w:rPr>
      <w:t>10</w:t>
    </w:r>
    <w:r>
      <w:rPr>
        <w:rFonts w:ascii="黑体" w:eastAsia="黑体" w:hint="eastAsia"/>
      </w:rPr>
      <w:t>0</w:t>
    </w:r>
    <w:r>
      <w:rPr>
        <w:rFonts w:ascii="黑体" w:eastAsia="黑体"/>
      </w:rPr>
      <w:t>00</w:t>
    </w:r>
    <w:r>
      <w:rPr>
        <w:rFonts w:ascii="黑体" w:eastAsia="黑体" w:hint="eastAsia"/>
      </w:rPr>
      <w:t xml:space="preserve">3                                                </w:t>
    </w:r>
    <w:r w:rsidRPr="00995CE3">
      <w:rPr>
        <w:rFonts w:ascii="黑体" w:eastAsia="黑体"/>
      </w:rPr>
      <w:fldChar w:fldCharType="begin"/>
    </w:r>
    <w:r w:rsidRPr="00995CE3">
      <w:rPr>
        <w:rFonts w:ascii="黑体" w:eastAsia="黑体"/>
      </w:rPr>
      <w:instrText>PAGE   \* MERGEFORMAT</w:instrText>
    </w:r>
    <w:r w:rsidRPr="00995CE3">
      <w:rPr>
        <w:rFonts w:ascii="黑体" w:eastAsia="黑体"/>
      </w:rPr>
      <w:fldChar w:fldCharType="separate"/>
    </w:r>
    <w:r w:rsidR="0032253F" w:rsidRPr="0032253F">
      <w:rPr>
        <w:rFonts w:ascii="黑体" w:eastAsia="黑体"/>
        <w:noProof/>
        <w:lang w:val="zh-CN"/>
      </w:rPr>
      <w:t>1</w:t>
    </w:r>
    <w:r w:rsidRPr="00995CE3">
      <w:rPr>
        <w:rFonts w:ascii="黑体" w:eastAsia="黑体"/>
      </w:rPr>
      <w:fldChar w:fldCharType="end"/>
    </w:r>
  </w:p>
  <w:p w14:paraId="7F6C1A9C" w14:textId="77777777" w:rsidR="00995CE3" w:rsidRDefault="00D6752A" w:rsidP="00995CE3">
    <w:pPr>
      <w:pStyle w:val="a5"/>
      <w:spacing w:line="200" w:lineRule="exact"/>
      <w:jc w:val="both"/>
      <w:rPr>
        <w:rFonts w:ascii="黑体" w:eastAsia="黑体"/>
      </w:rPr>
    </w:pPr>
    <w:r>
      <w:rPr>
        <w:rFonts w:ascii="黑体" w:eastAsia="黑体"/>
        <w:noProof/>
      </w:rPr>
      <mc:AlternateContent>
        <mc:Choice Requires="wps">
          <w:drawing>
            <wp:anchor distT="0" distB="0" distL="114300" distR="114300" simplePos="0" relativeHeight="251663360" behindDoc="0" locked="0" layoutInCell="0" allowOverlap="1" wp14:anchorId="7D89AB50" wp14:editId="257E100E">
              <wp:simplePos x="0" y="0"/>
              <wp:positionH relativeFrom="column">
                <wp:posOffset>1905</wp:posOffset>
              </wp:positionH>
              <wp:positionV relativeFrom="paragraph">
                <wp:posOffset>-156845</wp:posOffset>
              </wp:positionV>
              <wp:extent cx="6120130" cy="0"/>
              <wp:effectExtent l="0" t="0" r="0" b="0"/>
              <wp:wrapNone/>
              <wp:docPr id="1"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4D7FA66B" id="Line 23"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" o:allowincell="f" strokeweight="1pt"/>
          </w:pict>
        </mc:Fallback>
      </mc:AlternateContent>
    </w:r>
    <w:r w:rsidR="00995CE3">
      <w:rPr>
        <w:rFonts w:ascii="黑体" w:eastAsia="黑体" w:hint="eastAsia"/>
      </w:rPr>
      <w:t>2010.2</w:t>
    </w:r>
  </w:p>
  <w:p w14:paraId="7145C469" w14:textId="77777777" w:rsidR="00A61907" w:rsidRDefault="00A6190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C94C9" w14:textId="77777777" w:rsidR="00C30C4E" w:rsidRDefault="00C30C4E">
      <w:r>
        <w:separator/>
      </w:r>
    </w:p>
  </w:footnote>
  <w:footnote w:type="continuationSeparator" w:id="0">
    <w:p w14:paraId="6AC3BA60" w14:textId="77777777" w:rsidR="00C30C4E" w:rsidRDefault="00C30C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C94BC" w14:textId="77777777" w:rsidR="00A15DD2" w:rsidRDefault="00D6752A">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2096" behindDoc="0" locked="0" layoutInCell="0" allowOverlap="1" wp14:anchorId="47F0967E" wp14:editId="73CA43A6">
              <wp:simplePos x="0" y="0"/>
              <wp:positionH relativeFrom="column">
                <wp:posOffset>0</wp:posOffset>
              </wp:positionH>
              <wp:positionV relativeFrom="paragraph">
                <wp:posOffset>360045</wp:posOffset>
              </wp:positionV>
              <wp:extent cx="6120130" cy="0"/>
              <wp:effectExtent l="0" t="0" r="0" b="0"/>
              <wp:wrapNone/>
              <wp:docPr id="1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78A09B05" id="Line 5" o:spid="_x0000_s1026" style="position:absolute;left:0;text-align:lef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" o:allowincell="f" strokeweight="1pt"/>
          </w:pict>
        </mc:Fallback>
      </mc:AlternateContent>
    </w:r>
    <w:r w:rsidR="00826C19">
      <w:rPr>
        <w:rFonts w:eastAsia="黑体" w:hint="eastAsia"/>
        <w:spacing w:val="90"/>
        <w:sz w:val="28"/>
      </w:rPr>
      <w:t>申请信息</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FDCB7F" w14:textId="77777777" w:rsidR="00826C19" w:rsidRDefault="00D6752A">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9264" behindDoc="0" locked="0" layoutInCell="0" allowOverlap="1" wp14:anchorId="287BFED7" wp14:editId="37EC3E52">
              <wp:simplePos x="0" y="0"/>
              <wp:positionH relativeFrom="column">
                <wp:posOffset>0</wp:posOffset>
              </wp:positionH>
              <wp:positionV relativeFrom="paragraph">
                <wp:posOffset>360045</wp:posOffset>
              </wp:positionV>
              <wp:extent cx="6120130" cy="0"/>
              <wp:effectExtent l="0" t="0" r="0" b="0"/>
              <wp:wrapNone/>
              <wp:docPr id="10"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43C08889" id="Line 18"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" o:allowincell="f" strokeweight="1pt"/>
          </w:pict>
        </mc:Fallback>
      </mc:AlternateContent>
    </w:r>
    <w:r w:rsidR="00826C19">
      <w:rPr>
        <w:rFonts w:eastAsia="黑体" w:hint="eastAsia"/>
        <w:spacing w:val="90"/>
        <w:sz w:val="28"/>
      </w:rPr>
      <w:t>说明书摘要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65751" w14:textId="77777777" w:rsidR="00C903A7" w:rsidRDefault="00D6752A">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5168" behindDoc="0" locked="0" layoutInCell="0" allowOverlap="1" wp14:anchorId="7F02DE0D" wp14:editId="2C0DA0F2">
              <wp:simplePos x="0" y="0"/>
              <wp:positionH relativeFrom="column">
                <wp:posOffset>0</wp:posOffset>
              </wp:positionH>
              <wp:positionV relativeFrom="paragraph">
                <wp:posOffset>360045</wp:posOffset>
              </wp:positionV>
              <wp:extent cx="6120130" cy="0"/>
              <wp:effectExtent l="0" t="0" r="0" b="0"/>
              <wp:wrapNone/>
              <wp:docPr id="8"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564BFCB0" id="Line 11" o:spid="_x0000_s1026" style="position:absolute;left:0;text-align:lef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" o:allowincell="f" strokeweight="1pt"/>
          </w:pict>
        </mc:Fallback>
      </mc:AlternateContent>
    </w:r>
    <w:r w:rsidR="00C903A7">
      <w:rPr>
        <w:rFonts w:eastAsia="黑体" w:hint="eastAsia"/>
        <w:spacing w:val="90"/>
        <w:sz w:val="28"/>
      </w:rPr>
      <w:t>摘要附图</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E3804" w14:textId="77777777" w:rsidR="00A15DD2" w:rsidRDefault="00D6752A">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3120" behindDoc="0" locked="0" layoutInCell="0" allowOverlap="1" wp14:anchorId="36B3B9B5" wp14:editId="27E82813">
              <wp:simplePos x="0" y="0"/>
              <wp:positionH relativeFrom="column">
                <wp:posOffset>0</wp:posOffset>
              </wp:positionH>
              <wp:positionV relativeFrom="paragraph">
                <wp:posOffset>360045</wp:posOffset>
              </wp:positionV>
              <wp:extent cx="6120130" cy="0"/>
              <wp:effectExtent l="0" t="0" r="0" b="0"/>
              <wp:wrapNone/>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04CA49DA" id="Line 9" o:spid="_x0000_s1026" style="position:absolute;left:0;text-align:lef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" o:allowincell="f" strokeweight="1pt"/>
          </w:pict>
        </mc:Fallback>
      </mc:AlternateContent>
    </w:r>
    <w:r w:rsidR="00C903A7">
      <w:rPr>
        <w:rFonts w:eastAsia="黑体" w:hint="eastAsia"/>
        <w:spacing w:val="90"/>
        <w:sz w:val="28"/>
      </w:rPr>
      <w:t>权利要求书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78BF8" w14:textId="77777777" w:rsidR="00C903A7" w:rsidRDefault="00D6752A">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6192" behindDoc="0" locked="0" layoutInCell="0" allowOverlap="1" wp14:anchorId="6A75A2ED" wp14:editId="3DF84FB0">
              <wp:simplePos x="0" y="0"/>
              <wp:positionH relativeFrom="column">
                <wp:posOffset>0</wp:posOffset>
              </wp:positionH>
              <wp:positionV relativeFrom="paragraph">
                <wp:posOffset>360045</wp:posOffset>
              </wp:positionV>
              <wp:extent cx="6120130" cy="0"/>
              <wp:effectExtent l="0" t="0" r="0" b="0"/>
              <wp:wrapNone/>
              <wp:docPr id="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1C3FB21E" id="Line 12" o:spid="_x0000_s1026" style="position:absolute;left:0;text-align:lef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" o:allowincell="f" strokeweight="1pt"/>
          </w:pict>
        </mc:Fallback>
      </mc:AlternateContent>
    </w:r>
    <w:r w:rsidR="00C903A7">
      <w:rPr>
        <w:rFonts w:eastAsia="黑体" w:hint="eastAsia"/>
        <w:spacing w:val="90"/>
        <w:sz w:val="28"/>
      </w:rPr>
      <w:t>说明书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33CFA" w14:textId="77777777" w:rsidR="00C903A7" w:rsidRDefault="00D6752A">
    <w:pPr>
      <w:jc w:val="center"/>
      <w:outlineLvl w:val="0"/>
      <w:rPr>
        <w:rFonts w:ascii="黑体" w:eastAsia="黑体"/>
        <w:b/>
        <w:spacing w:val="90"/>
        <w:sz w:val="28"/>
      </w:rPr>
    </w:pPr>
    <w:r>
      <w:rPr>
        <w:rFonts w:eastAsia="黑体"/>
        <w:noProof/>
        <w:spacing w:val="90"/>
        <w:sz w:val="28"/>
      </w:rPr>
      <mc:AlternateContent>
        <mc:Choice Requires="wps">
          <w:drawing>
            <wp:anchor distT="0" distB="0" distL="114300" distR="114300" simplePos="0" relativeHeight="251657216" behindDoc="0" locked="0" layoutInCell="0" allowOverlap="1" wp14:anchorId="680923B6" wp14:editId="41ABF959">
              <wp:simplePos x="0" y="0"/>
              <wp:positionH relativeFrom="column">
                <wp:posOffset>0</wp:posOffset>
              </wp:positionH>
              <wp:positionV relativeFrom="paragraph">
                <wp:posOffset>360045</wp:posOffset>
              </wp:positionV>
              <wp:extent cx="6120130" cy="0"/>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417C1CC2" id="Line 13"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81.9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" o:allowincell="f" strokeweight="1pt"/>
          </w:pict>
        </mc:Fallback>
      </mc:AlternateContent>
    </w:r>
    <w:r w:rsidR="00C903A7">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B7CFF"/>
    <w:multiLevelType w:val="hybridMultilevel"/>
    <w:tmpl w:val="E29061A4"/>
    <w:lvl w:ilvl="0" w:tplc="0EF08AF0">
      <w:start w:val="1"/>
      <w:numFmt w:val="decimal"/>
      <w:lvlText w:val="%1．"/>
      <w:lvlJc w:val="left"/>
      <w:pPr>
        <w:tabs>
          <w:tab w:val="num" w:pos="360"/>
        </w:tabs>
        <w:ind w:left="360" w:hanging="360"/>
      </w:pPr>
      <w:rPr>
        <w:rFonts w:hint="eastAsia"/>
      </w:rPr>
    </w:lvl>
    <w:lvl w:ilvl="1" w:tplc="8830FDEE" w:tentative="1">
      <w:start w:val="1"/>
      <w:numFmt w:val="lowerLetter"/>
      <w:lvlText w:val="%2)"/>
      <w:lvlJc w:val="left"/>
      <w:pPr>
        <w:tabs>
          <w:tab w:val="num" w:pos="840"/>
        </w:tabs>
        <w:ind w:left="840" w:hanging="420"/>
      </w:pPr>
    </w:lvl>
    <w:lvl w:ilvl="2" w:tplc="47C841BC" w:tentative="1">
      <w:start w:val="1"/>
      <w:numFmt w:val="lowerRoman"/>
      <w:lvlText w:val="%3."/>
      <w:lvlJc w:val="right"/>
      <w:pPr>
        <w:tabs>
          <w:tab w:val="num" w:pos="1260"/>
        </w:tabs>
        <w:ind w:left="1260" w:hanging="420"/>
      </w:pPr>
    </w:lvl>
    <w:lvl w:ilvl="3" w:tplc="50FE9DE8" w:tentative="1">
      <w:start w:val="1"/>
      <w:numFmt w:val="decimal"/>
      <w:lvlText w:val="%4."/>
      <w:lvlJc w:val="left"/>
      <w:pPr>
        <w:tabs>
          <w:tab w:val="num" w:pos="1680"/>
        </w:tabs>
        <w:ind w:left="1680" w:hanging="420"/>
      </w:pPr>
    </w:lvl>
    <w:lvl w:ilvl="4" w:tplc="56823E54" w:tentative="1">
      <w:start w:val="1"/>
      <w:numFmt w:val="lowerLetter"/>
      <w:lvlText w:val="%5)"/>
      <w:lvlJc w:val="left"/>
      <w:pPr>
        <w:tabs>
          <w:tab w:val="num" w:pos="2100"/>
        </w:tabs>
        <w:ind w:left="2100" w:hanging="420"/>
      </w:pPr>
    </w:lvl>
    <w:lvl w:ilvl="5" w:tplc="6F0A524A" w:tentative="1">
      <w:start w:val="1"/>
      <w:numFmt w:val="lowerRoman"/>
      <w:lvlText w:val="%6."/>
      <w:lvlJc w:val="right"/>
      <w:pPr>
        <w:tabs>
          <w:tab w:val="num" w:pos="2520"/>
        </w:tabs>
        <w:ind w:left="2520" w:hanging="420"/>
      </w:pPr>
    </w:lvl>
    <w:lvl w:ilvl="6" w:tplc="49C811AC" w:tentative="1">
      <w:start w:val="1"/>
      <w:numFmt w:val="decimal"/>
      <w:lvlText w:val="%7."/>
      <w:lvlJc w:val="left"/>
      <w:pPr>
        <w:tabs>
          <w:tab w:val="num" w:pos="2940"/>
        </w:tabs>
        <w:ind w:left="2940" w:hanging="420"/>
      </w:pPr>
    </w:lvl>
    <w:lvl w:ilvl="7" w:tplc="5F9096F8" w:tentative="1">
      <w:start w:val="1"/>
      <w:numFmt w:val="lowerLetter"/>
      <w:lvlText w:val="%8)"/>
      <w:lvlJc w:val="left"/>
      <w:pPr>
        <w:tabs>
          <w:tab w:val="num" w:pos="3360"/>
        </w:tabs>
        <w:ind w:left="3360" w:hanging="420"/>
      </w:pPr>
    </w:lvl>
    <w:lvl w:ilvl="8" w:tplc="4C0489F8" w:tentative="1">
      <w:start w:val="1"/>
      <w:numFmt w:val="lowerRoman"/>
      <w:lvlText w:val="%9."/>
      <w:lvlJc w:val="right"/>
      <w:pPr>
        <w:tabs>
          <w:tab w:val="num" w:pos="3780"/>
        </w:tabs>
        <w:ind w:left="3780" w:hanging="420"/>
      </w:pPr>
    </w:lvl>
  </w:abstractNum>
  <w:abstractNum w:abstractNumId="1" w15:restartNumberingAfterBreak="0">
    <w:nsid w:val="0F54365C"/>
    <w:multiLevelType w:val="multilevel"/>
    <w:tmpl w:val="661CC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B534D0"/>
    <w:multiLevelType w:val="hybridMultilevel"/>
    <w:tmpl w:val="04E890EA"/>
    <w:lvl w:ilvl="0" w:tplc="DA6E2E1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26136176"/>
    <w:multiLevelType w:val="hybridMultilevel"/>
    <w:tmpl w:val="9410C5D4"/>
    <w:lvl w:ilvl="0" w:tplc="1CA8A0FE">
      <w:start w:val="1"/>
      <w:numFmt w:val="decimal"/>
      <w:lvlText w:val="%1．"/>
      <w:lvlJc w:val="left"/>
      <w:pPr>
        <w:tabs>
          <w:tab w:val="num" w:pos="360"/>
        </w:tabs>
        <w:ind w:left="360" w:hanging="360"/>
      </w:pPr>
      <w:rPr>
        <w:rFonts w:hint="eastAsia"/>
      </w:rPr>
    </w:lvl>
    <w:lvl w:ilvl="1" w:tplc="CBE0F608" w:tentative="1">
      <w:start w:val="1"/>
      <w:numFmt w:val="lowerLetter"/>
      <w:lvlText w:val="%2)"/>
      <w:lvlJc w:val="left"/>
      <w:pPr>
        <w:tabs>
          <w:tab w:val="num" w:pos="840"/>
        </w:tabs>
        <w:ind w:left="840" w:hanging="420"/>
      </w:pPr>
    </w:lvl>
    <w:lvl w:ilvl="2" w:tplc="2E5CCC98" w:tentative="1">
      <w:start w:val="1"/>
      <w:numFmt w:val="lowerRoman"/>
      <w:lvlText w:val="%3."/>
      <w:lvlJc w:val="right"/>
      <w:pPr>
        <w:tabs>
          <w:tab w:val="num" w:pos="1260"/>
        </w:tabs>
        <w:ind w:left="1260" w:hanging="420"/>
      </w:pPr>
    </w:lvl>
    <w:lvl w:ilvl="3" w:tplc="6816A834" w:tentative="1">
      <w:start w:val="1"/>
      <w:numFmt w:val="decimal"/>
      <w:lvlText w:val="%4."/>
      <w:lvlJc w:val="left"/>
      <w:pPr>
        <w:tabs>
          <w:tab w:val="num" w:pos="1680"/>
        </w:tabs>
        <w:ind w:left="1680" w:hanging="420"/>
      </w:pPr>
    </w:lvl>
    <w:lvl w:ilvl="4" w:tplc="4CF6E88E" w:tentative="1">
      <w:start w:val="1"/>
      <w:numFmt w:val="lowerLetter"/>
      <w:lvlText w:val="%5)"/>
      <w:lvlJc w:val="left"/>
      <w:pPr>
        <w:tabs>
          <w:tab w:val="num" w:pos="2100"/>
        </w:tabs>
        <w:ind w:left="2100" w:hanging="420"/>
      </w:pPr>
    </w:lvl>
    <w:lvl w:ilvl="5" w:tplc="4F58392C" w:tentative="1">
      <w:start w:val="1"/>
      <w:numFmt w:val="lowerRoman"/>
      <w:lvlText w:val="%6."/>
      <w:lvlJc w:val="right"/>
      <w:pPr>
        <w:tabs>
          <w:tab w:val="num" w:pos="2520"/>
        </w:tabs>
        <w:ind w:left="2520" w:hanging="420"/>
      </w:pPr>
    </w:lvl>
    <w:lvl w:ilvl="6" w:tplc="9498EFAA" w:tentative="1">
      <w:start w:val="1"/>
      <w:numFmt w:val="decimal"/>
      <w:lvlText w:val="%7."/>
      <w:lvlJc w:val="left"/>
      <w:pPr>
        <w:tabs>
          <w:tab w:val="num" w:pos="2940"/>
        </w:tabs>
        <w:ind w:left="2940" w:hanging="420"/>
      </w:pPr>
    </w:lvl>
    <w:lvl w:ilvl="7" w:tplc="0854C844" w:tentative="1">
      <w:start w:val="1"/>
      <w:numFmt w:val="lowerLetter"/>
      <w:lvlText w:val="%8)"/>
      <w:lvlJc w:val="left"/>
      <w:pPr>
        <w:tabs>
          <w:tab w:val="num" w:pos="3360"/>
        </w:tabs>
        <w:ind w:left="3360" w:hanging="420"/>
      </w:pPr>
    </w:lvl>
    <w:lvl w:ilvl="8" w:tplc="6666C7C6" w:tentative="1">
      <w:start w:val="1"/>
      <w:numFmt w:val="lowerRoman"/>
      <w:lvlText w:val="%9."/>
      <w:lvlJc w:val="right"/>
      <w:pPr>
        <w:tabs>
          <w:tab w:val="num" w:pos="3780"/>
        </w:tabs>
        <w:ind w:left="3780" w:hanging="420"/>
      </w:pPr>
    </w:lvl>
  </w:abstractNum>
  <w:abstractNum w:abstractNumId="4" w15:restartNumberingAfterBreak="0">
    <w:nsid w:val="47461DCC"/>
    <w:multiLevelType w:val="hybridMultilevel"/>
    <w:tmpl w:val="FC922838"/>
    <w:lvl w:ilvl="0" w:tplc="1B6204D4">
      <w:start w:val="1"/>
      <w:numFmt w:val="decimal"/>
      <w:pStyle w:val="a"/>
      <w:lvlText w:val="%1．"/>
      <w:lvlJc w:val="left"/>
      <w:pPr>
        <w:tabs>
          <w:tab w:val="num" w:pos="720"/>
        </w:tabs>
        <w:ind w:left="720" w:hanging="720"/>
      </w:pPr>
      <w:rPr>
        <w:rFonts w:hint="eastAsia"/>
        <w:b/>
        <w:i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A0452B8"/>
    <w:multiLevelType w:val="hybridMultilevel"/>
    <w:tmpl w:val="D8689F14"/>
    <w:lvl w:ilvl="0" w:tplc="3E4E86E0">
      <w:start w:val="1"/>
      <w:numFmt w:val="decimalZero"/>
      <w:pStyle w:val="a0"/>
      <w:lvlText w:val="[00%1]"/>
      <w:lvlJc w:val="left"/>
      <w:pPr>
        <w:tabs>
          <w:tab w:val="num" w:pos="420"/>
        </w:tabs>
        <w:ind w:left="420" w:hanging="420"/>
      </w:pPr>
      <w:rPr>
        <w:rFonts w:hint="eastAsia"/>
        <w:b/>
        <w:i w:val="0"/>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0"/>
  </w:num>
  <w:num w:numId="2">
    <w:abstractNumId w:val="3"/>
  </w:num>
  <w:num w:numId="3">
    <w:abstractNumId w:val="4"/>
  </w:num>
  <w:num w:numId="4">
    <w:abstractNumId w:val="5"/>
  </w:num>
  <w:num w:numId="5">
    <w:abstractNumId w:val="1"/>
  </w:num>
  <w:num w:numId="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一杰 蒋">
    <w15:presenceInfo w15:providerId="Windows Live" w15:userId="f3dd1ce49cfdfd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3A7"/>
    <w:rsid w:val="000A0A27"/>
    <w:rsid w:val="000F64D2"/>
    <w:rsid w:val="001770CC"/>
    <w:rsid w:val="001970CB"/>
    <w:rsid w:val="001C390F"/>
    <w:rsid w:val="0023470D"/>
    <w:rsid w:val="002854E0"/>
    <w:rsid w:val="002A4725"/>
    <w:rsid w:val="002A62BD"/>
    <w:rsid w:val="002E59D1"/>
    <w:rsid w:val="002E6B97"/>
    <w:rsid w:val="0032253F"/>
    <w:rsid w:val="00350B77"/>
    <w:rsid w:val="00371E6B"/>
    <w:rsid w:val="00384D50"/>
    <w:rsid w:val="00402F4C"/>
    <w:rsid w:val="00403376"/>
    <w:rsid w:val="00427EF9"/>
    <w:rsid w:val="00490F2E"/>
    <w:rsid w:val="00493ABA"/>
    <w:rsid w:val="004C13DB"/>
    <w:rsid w:val="00504E2F"/>
    <w:rsid w:val="00507FFD"/>
    <w:rsid w:val="005273D0"/>
    <w:rsid w:val="00531C62"/>
    <w:rsid w:val="005420B7"/>
    <w:rsid w:val="00585462"/>
    <w:rsid w:val="00587DD7"/>
    <w:rsid w:val="005B10AD"/>
    <w:rsid w:val="005B5010"/>
    <w:rsid w:val="00621140"/>
    <w:rsid w:val="0063160D"/>
    <w:rsid w:val="00642BEF"/>
    <w:rsid w:val="006B0F12"/>
    <w:rsid w:val="00706018"/>
    <w:rsid w:val="007141BF"/>
    <w:rsid w:val="007253C5"/>
    <w:rsid w:val="007327C3"/>
    <w:rsid w:val="0075107E"/>
    <w:rsid w:val="00781501"/>
    <w:rsid w:val="007950B1"/>
    <w:rsid w:val="0079559E"/>
    <w:rsid w:val="007A1A00"/>
    <w:rsid w:val="007F43D0"/>
    <w:rsid w:val="00804A81"/>
    <w:rsid w:val="00817F2F"/>
    <w:rsid w:val="00826C19"/>
    <w:rsid w:val="008344B2"/>
    <w:rsid w:val="00894F38"/>
    <w:rsid w:val="008D6112"/>
    <w:rsid w:val="008F0AA8"/>
    <w:rsid w:val="008F755B"/>
    <w:rsid w:val="00957849"/>
    <w:rsid w:val="00961D29"/>
    <w:rsid w:val="00984D01"/>
    <w:rsid w:val="00995CE3"/>
    <w:rsid w:val="009B02F7"/>
    <w:rsid w:val="009E25E1"/>
    <w:rsid w:val="009E4B70"/>
    <w:rsid w:val="00A15DD2"/>
    <w:rsid w:val="00A61907"/>
    <w:rsid w:val="00AD60DC"/>
    <w:rsid w:val="00B52C6F"/>
    <w:rsid w:val="00B77466"/>
    <w:rsid w:val="00B90B25"/>
    <w:rsid w:val="00BF45A8"/>
    <w:rsid w:val="00C169EE"/>
    <w:rsid w:val="00C20F71"/>
    <w:rsid w:val="00C30C4E"/>
    <w:rsid w:val="00C903A7"/>
    <w:rsid w:val="00CE4851"/>
    <w:rsid w:val="00D14702"/>
    <w:rsid w:val="00D16D4E"/>
    <w:rsid w:val="00D24695"/>
    <w:rsid w:val="00D24A16"/>
    <w:rsid w:val="00D362D2"/>
    <w:rsid w:val="00D6752A"/>
    <w:rsid w:val="00D91553"/>
    <w:rsid w:val="00DA0B5B"/>
    <w:rsid w:val="00DA2809"/>
    <w:rsid w:val="00DB2C5D"/>
    <w:rsid w:val="00E06140"/>
    <w:rsid w:val="00E24386"/>
    <w:rsid w:val="00E367F5"/>
    <w:rsid w:val="00E56189"/>
    <w:rsid w:val="00EF3575"/>
    <w:rsid w:val="00F151CB"/>
    <w:rsid w:val="00F25E48"/>
    <w:rsid w:val="00F70EA5"/>
    <w:rsid w:val="00FE697D"/>
    <w:rsid w:val="00FF5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9D8617"/>
  <w15:docId w15:val="{77002411-8BB8-B34F-AFF2-7E937081F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E4851"/>
    <w:pPr>
      <w:widowControl w:val="0"/>
      <w:jc w:val="both"/>
    </w:pPr>
    <w:rPr>
      <w:kern w:val="2"/>
      <w:sz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a6"/>
    <w:uiPriority w:val="99"/>
    <w:pPr>
      <w:tabs>
        <w:tab w:val="center" w:pos="4153"/>
        <w:tab w:val="right" w:pos="8306"/>
      </w:tabs>
      <w:snapToGrid w:val="0"/>
      <w:jc w:val="left"/>
    </w:pPr>
    <w:rPr>
      <w:sz w:val="18"/>
    </w:rPr>
  </w:style>
  <w:style w:type="paragraph" w:styleId="a7">
    <w:name w:val="Balloon Text"/>
    <w:basedOn w:val="a1"/>
    <w:semiHidden/>
    <w:rPr>
      <w:sz w:val="18"/>
      <w:szCs w:val="18"/>
    </w:rPr>
  </w:style>
  <w:style w:type="paragraph" w:styleId="a8">
    <w:name w:val="header"/>
    <w:basedOn w:val="a1"/>
    <w:pPr>
      <w:pBdr>
        <w:bottom w:val="single" w:sz="6" w:space="1" w:color="auto"/>
      </w:pBdr>
      <w:tabs>
        <w:tab w:val="center" w:pos="4153"/>
        <w:tab w:val="right" w:pos="8306"/>
      </w:tabs>
      <w:snapToGrid w:val="0"/>
      <w:jc w:val="center"/>
    </w:pPr>
    <w:rPr>
      <w:sz w:val="18"/>
      <w:szCs w:val="18"/>
    </w:rPr>
  </w:style>
  <w:style w:type="paragraph" w:styleId="a9">
    <w:name w:val="Body Text"/>
    <w:basedOn w:val="a1"/>
    <w:rPr>
      <w:sz w:val="28"/>
    </w:rPr>
  </w:style>
  <w:style w:type="paragraph" w:styleId="aa">
    <w:name w:val="Document Map"/>
    <w:basedOn w:val="a1"/>
    <w:semiHidden/>
    <w:pPr>
      <w:shd w:val="clear" w:color="auto" w:fill="000080"/>
    </w:pPr>
  </w:style>
  <w:style w:type="paragraph" w:styleId="ab">
    <w:name w:val="Body Text Indent"/>
    <w:basedOn w:val="a1"/>
    <w:pPr>
      <w:spacing w:line="400" w:lineRule="exact"/>
      <w:ind w:leftChars="257" w:left="540" w:firstLine="1"/>
    </w:pPr>
    <w:rPr>
      <w:rFonts w:ascii="宋体" w:hAnsi="宋体"/>
    </w:rPr>
  </w:style>
  <w:style w:type="paragraph" w:customStyle="1" w:styleId="Char1">
    <w:name w:val="Char1"/>
    <w:basedOn w:val="a1"/>
    <w:autoRedefine/>
    <w:rsid w:val="00A61907"/>
    <w:pPr>
      <w:tabs>
        <w:tab w:val="num" w:pos="360"/>
      </w:tabs>
    </w:pPr>
    <w:rPr>
      <w:sz w:val="24"/>
      <w:szCs w:val="24"/>
    </w:rPr>
  </w:style>
  <w:style w:type="paragraph" w:customStyle="1" w:styleId="a">
    <w:name w:val="权项"/>
    <w:basedOn w:val="a1"/>
    <w:rsid w:val="008D6112"/>
    <w:pPr>
      <w:numPr>
        <w:numId w:val="3"/>
      </w:numPr>
    </w:pPr>
    <w:rPr>
      <w:sz w:val="28"/>
      <w:szCs w:val="32"/>
    </w:rPr>
  </w:style>
  <w:style w:type="paragraph" w:customStyle="1" w:styleId="ac">
    <w:name w:val="小标题"/>
    <w:basedOn w:val="a1"/>
    <w:rsid w:val="008D6112"/>
    <w:pPr>
      <w:jc w:val="left"/>
    </w:pPr>
    <w:rPr>
      <w:b/>
      <w:sz w:val="24"/>
      <w:szCs w:val="24"/>
    </w:rPr>
  </w:style>
  <w:style w:type="paragraph" w:customStyle="1" w:styleId="a0">
    <w:name w:val="正文段"/>
    <w:basedOn w:val="a1"/>
    <w:rsid w:val="008D6112"/>
    <w:pPr>
      <w:numPr>
        <w:numId w:val="4"/>
      </w:numPr>
      <w:jc w:val="left"/>
    </w:pPr>
    <w:rPr>
      <w:sz w:val="24"/>
      <w:szCs w:val="24"/>
    </w:rPr>
  </w:style>
  <w:style w:type="paragraph" w:styleId="ad">
    <w:name w:val="annotation text"/>
    <w:basedOn w:val="a1"/>
    <w:link w:val="ae"/>
    <w:rsid w:val="00F151CB"/>
    <w:pPr>
      <w:jc w:val="left"/>
    </w:pPr>
  </w:style>
  <w:style w:type="character" w:customStyle="1" w:styleId="ae">
    <w:name w:val="批注文字 字符"/>
    <w:link w:val="ad"/>
    <w:rsid w:val="00F151CB"/>
    <w:rPr>
      <w:kern w:val="2"/>
      <w:sz w:val="21"/>
    </w:rPr>
  </w:style>
  <w:style w:type="paragraph" w:styleId="af">
    <w:name w:val="annotation subject"/>
    <w:basedOn w:val="ad"/>
    <w:next w:val="ad"/>
    <w:link w:val="af0"/>
    <w:rsid w:val="00F151CB"/>
    <w:rPr>
      <w:b/>
      <w:bCs/>
      <w:szCs w:val="24"/>
      <w:lang w:val="x-none" w:eastAsia="x-none"/>
    </w:rPr>
  </w:style>
  <w:style w:type="character" w:customStyle="1" w:styleId="af0">
    <w:name w:val="批注主题 字符"/>
    <w:link w:val="af"/>
    <w:rsid w:val="00F151CB"/>
    <w:rPr>
      <w:b/>
      <w:bCs/>
      <w:kern w:val="2"/>
      <w:sz w:val="21"/>
      <w:szCs w:val="24"/>
      <w:lang w:val="x-none" w:eastAsia="x-none"/>
    </w:rPr>
  </w:style>
  <w:style w:type="character" w:customStyle="1" w:styleId="15221Char">
    <w:name w:val="样式 样式 样式 样式 样式 样式 宋体 小四 行距: 1.5 倍行距 + 首行缩进:  2 字符 + 蓝色 首行缩进:  2 ...1 Char"/>
    <w:link w:val="15221"/>
    <w:locked/>
    <w:rsid w:val="00F151CB"/>
    <w:rPr>
      <w:rFonts w:ascii="宋体" w:hAnsi="宋体" w:cs="宋体"/>
      <w:sz w:val="24"/>
      <w:szCs w:val="24"/>
    </w:rPr>
  </w:style>
  <w:style w:type="paragraph" w:customStyle="1" w:styleId="15221">
    <w:name w:val="样式 样式 样式 样式 样式 样式 宋体 小四 行距: 1.5 倍行距 + 首行缩进:  2 字符 + 蓝色 首行缩进:  2 ...1"/>
    <w:basedOn w:val="a1"/>
    <w:link w:val="15221Char"/>
    <w:rsid w:val="00F151CB"/>
    <w:pPr>
      <w:spacing w:line="360" w:lineRule="auto"/>
      <w:ind w:firstLineChars="200" w:firstLine="200"/>
    </w:pPr>
    <w:rPr>
      <w:rFonts w:ascii="宋体" w:hAnsi="宋体" w:cs="宋体"/>
      <w:kern w:val="0"/>
      <w:sz w:val="24"/>
      <w:szCs w:val="24"/>
    </w:rPr>
  </w:style>
  <w:style w:type="character" w:customStyle="1" w:styleId="a6">
    <w:name w:val="页脚 字符"/>
    <w:link w:val="a5"/>
    <w:uiPriority w:val="99"/>
    <w:rsid w:val="00493ABA"/>
    <w:rPr>
      <w:kern w:val="2"/>
      <w:sz w:val="18"/>
    </w:rPr>
  </w:style>
  <w:style w:type="character" w:styleId="af1">
    <w:name w:val="Hyperlink"/>
    <w:rsid w:val="00403376"/>
    <w:rPr>
      <w:color w:val="0000FF"/>
      <w:u w:val="single"/>
    </w:rPr>
  </w:style>
  <w:style w:type="paragraph" w:styleId="af2">
    <w:name w:val="Revision"/>
    <w:hidden/>
    <w:uiPriority w:val="99"/>
    <w:semiHidden/>
    <w:rsid w:val="00EF3575"/>
    <w:rPr>
      <w:kern w:val="2"/>
      <w:sz w:val="21"/>
    </w:rPr>
  </w:style>
  <w:style w:type="paragraph" w:customStyle="1" w:styleId="md-end-block">
    <w:name w:val="md-end-block"/>
    <w:basedOn w:val="a1"/>
    <w:rsid w:val="00FF5B74"/>
    <w:pPr>
      <w:widowControl/>
      <w:spacing w:before="100" w:beforeAutospacing="1" w:after="100" w:afterAutospacing="1"/>
      <w:jc w:val="left"/>
    </w:pPr>
    <w:rPr>
      <w:rFonts w:ascii="宋体" w:hAnsi="宋体" w:cs="宋体"/>
      <w:kern w:val="0"/>
      <w:sz w:val="24"/>
      <w:szCs w:val="24"/>
    </w:rPr>
  </w:style>
  <w:style w:type="character" w:customStyle="1" w:styleId="md-plain">
    <w:name w:val="md-plain"/>
    <w:basedOn w:val="a2"/>
    <w:rsid w:val="00FF5B74"/>
  </w:style>
  <w:style w:type="character" w:styleId="HTML">
    <w:name w:val="HTML Code"/>
    <w:basedOn w:val="a2"/>
    <w:uiPriority w:val="99"/>
    <w:unhideWhenUsed/>
    <w:rsid w:val="00FF5B74"/>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84966">
      <w:bodyDiv w:val="1"/>
      <w:marLeft w:val="0"/>
      <w:marRight w:val="0"/>
      <w:marTop w:val="0"/>
      <w:marBottom w:val="0"/>
      <w:divBdr>
        <w:top w:val="none" w:sz="0" w:space="0" w:color="auto"/>
        <w:left w:val="none" w:sz="0" w:space="0" w:color="auto"/>
        <w:bottom w:val="none" w:sz="0" w:space="0" w:color="auto"/>
        <w:right w:val="none" w:sz="0" w:space="0" w:color="auto"/>
      </w:divBdr>
    </w:div>
    <w:div w:id="792289150">
      <w:bodyDiv w:val="1"/>
      <w:marLeft w:val="0"/>
      <w:marRight w:val="0"/>
      <w:marTop w:val="0"/>
      <w:marBottom w:val="0"/>
      <w:divBdr>
        <w:top w:val="none" w:sz="0" w:space="0" w:color="auto"/>
        <w:left w:val="none" w:sz="0" w:space="0" w:color="auto"/>
        <w:bottom w:val="none" w:sz="0" w:space="0" w:color="auto"/>
        <w:right w:val="none" w:sz="0" w:space="0" w:color="auto"/>
      </w:divBdr>
    </w:div>
    <w:div w:id="814491420">
      <w:bodyDiv w:val="1"/>
      <w:marLeft w:val="0"/>
      <w:marRight w:val="0"/>
      <w:marTop w:val="0"/>
      <w:marBottom w:val="0"/>
      <w:divBdr>
        <w:top w:val="none" w:sz="0" w:space="0" w:color="auto"/>
        <w:left w:val="none" w:sz="0" w:space="0" w:color="auto"/>
        <w:bottom w:val="none" w:sz="0" w:space="0" w:color="auto"/>
        <w:right w:val="none" w:sz="0" w:space="0" w:color="auto"/>
      </w:divBdr>
    </w:div>
    <w:div w:id="1549142330">
      <w:bodyDiv w:val="1"/>
      <w:marLeft w:val="0"/>
      <w:marRight w:val="0"/>
      <w:marTop w:val="0"/>
      <w:marBottom w:val="0"/>
      <w:divBdr>
        <w:top w:val="none" w:sz="0" w:space="0" w:color="auto"/>
        <w:left w:val="none" w:sz="0" w:space="0" w:color="auto"/>
        <w:bottom w:val="none" w:sz="0" w:space="0" w:color="auto"/>
        <w:right w:val="none" w:sz="0" w:space="0" w:color="auto"/>
      </w:divBdr>
    </w:div>
    <w:div w:id="1724908117">
      <w:bodyDiv w:val="1"/>
      <w:marLeft w:val="0"/>
      <w:marRight w:val="0"/>
      <w:marTop w:val="0"/>
      <w:marBottom w:val="0"/>
      <w:divBdr>
        <w:top w:val="none" w:sz="0" w:space="0" w:color="auto"/>
        <w:left w:val="none" w:sz="0" w:space="0" w:color="auto"/>
        <w:bottom w:val="none" w:sz="0" w:space="0" w:color="auto"/>
        <w:right w:val="none" w:sz="0" w:space="0" w:color="auto"/>
      </w:divBdr>
    </w:div>
    <w:div w:id="2026863806">
      <w:bodyDiv w:val="1"/>
      <w:marLeft w:val="0"/>
      <w:marRight w:val="0"/>
      <w:marTop w:val="0"/>
      <w:marBottom w:val="0"/>
      <w:divBdr>
        <w:top w:val="none" w:sz="0" w:space="0" w:color="auto"/>
        <w:left w:val="none" w:sz="0" w:space="0" w:color="auto"/>
        <w:bottom w:val="none" w:sz="0" w:space="0" w:color="auto"/>
        <w:right w:val="none" w:sz="0" w:space="0" w:color="auto"/>
      </w:divBdr>
    </w:div>
    <w:div w:id="2101750184">
      <w:bodyDiv w:val="1"/>
      <w:marLeft w:val="0"/>
      <w:marRight w:val="0"/>
      <w:marTop w:val="0"/>
      <w:marBottom w:val="0"/>
      <w:divBdr>
        <w:top w:val="none" w:sz="0" w:space="0" w:color="auto"/>
        <w:left w:val="none" w:sz="0" w:space="0" w:color="auto"/>
        <w:bottom w:val="none" w:sz="0" w:space="0" w:color="auto"/>
        <w:right w:val="none" w:sz="0" w:space="0" w:color="auto"/>
      </w:divBdr>
    </w:div>
    <w:div w:id="212823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microsoft.com/office/2011/relationships/people" Target="people.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f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7735A6-C888-41FD-8CD0-85F63DA6F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smsft.dot</Template>
  <TotalTime>19</TotalTime>
  <Pages>12</Pages>
  <Words>1280</Words>
  <Characters>7300</Characters>
  <Application>Microsoft Office Word</Application>
  <DocSecurity>0</DocSecurity>
  <Lines>60</Lines>
  <Paragraphs>17</Paragraphs>
  <ScaleCrop>false</ScaleCrop>
  <Company>sipo</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填  表  注  意  事  项</dc:title>
  <dc:creator>cxf</dc:creator>
  <cp:lastModifiedBy>w cd</cp:lastModifiedBy>
  <cp:revision>13</cp:revision>
  <cp:lastPrinted>2006-06-02T05:59:00Z</cp:lastPrinted>
  <dcterms:created xsi:type="dcterms:W3CDTF">2024-09-22T14:17:00Z</dcterms:created>
  <dcterms:modified xsi:type="dcterms:W3CDTF">2024-09-22T14:36:00Z</dcterms:modified>
</cp:coreProperties>
</file>